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E4AD3" w14:textId="7DD57A1F" w:rsidR="00B04A78" w:rsidRDefault="003D3CAD" w:rsidP="007E07DC">
      <w:pPr>
        <w:pStyle w:val="Title"/>
        <w:jc w:val="center"/>
      </w:pPr>
      <w:r>
        <w:t xml:space="preserve">AMD </w:t>
      </w:r>
      <w:r w:rsidR="00360454">
        <w:t>Hands on Lab:</w:t>
      </w:r>
      <w:r>
        <w:t xml:space="preserve"> AWS Optimization with AMD-Powered Instances</w:t>
      </w:r>
    </w:p>
    <w:p w14:paraId="08CED356" w14:textId="57658507" w:rsidR="007E07DC" w:rsidRDefault="007E07DC" w:rsidP="007E07DC">
      <w:pPr>
        <w:pStyle w:val="Heading1"/>
      </w:pPr>
      <w:r>
        <w:t>Abstract</w:t>
      </w:r>
    </w:p>
    <w:p w14:paraId="68E76284" w14:textId="5A2FA49D" w:rsidR="007E07DC" w:rsidRDefault="007E07DC" w:rsidP="007E07DC">
      <w:r>
        <w:t xml:space="preserve">There are a variety of CPU choices available to AWS </w:t>
      </w:r>
      <w:r w:rsidR="0049100E">
        <w:t xml:space="preserve">customers, and selecting the “best” CPU is not a simple proposition. There are over 850 instance types available on AWS, built using three CPU vendors: AMD, Graviton, and Intel. At the time of writing, AMD offers the best overall performance and efficiency on </w:t>
      </w:r>
      <w:r w:rsidR="00DC5449">
        <w:t>AWS, regardless of x86 or ARM architecture</w:t>
      </w:r>
      <w:r w:rsidR="0049100E">
        <w:t>. I know you are reading this and thinking, of course AMD is going to say that. As you work through this workshop, you will get hands-on with AMD-specific scenarios on AWS and data to back up our bold claims.</w:t>
      </w:r>
    </w:p>
    <w:p w14:paraId="21D4142A" w14:textId="77777777" w:rsidR="007E07DC" w:rsidRPr="007E07DC" w:rsidRDefault="007E07DC" w:rsidP="007E07DC"/>
    <w:p w14:paraId="0D079CAE" w14:textId="70AB4B3E" w:rsidR="007E07DC" w:rsidRDefault="007E07DC" w:rsidP="007E07DC">
      <w:r>
        <w:t xml:space="preserve">Since 2006, AWS has offered (in beta) </w:t>
      </w:r>
      <w:r w:rsidR="0049100E">
        <w:t>on-demand</w:t>
      </w:r>
      <w:r>
        <w:t xml:space="preserve"> compute with Amazon Elastic </w:t>
      </w:r>
      <w:r w:rsidR="00595500">
        <w:t>Compute</w:t>
      </w:r>
      <w:r>
        <w:t xml:space="preserve"> Cloud (EC2)</w:t>
      </w:r>
      <w:r w:rsidR="0049100E">
        <w:t>. Then,</w:t>
      </w:r>
      <w:r>
        <w:t xml:space="preserve"> in </w:t>
      </w:r>
      <w:r w:rsidR="0049100E">
        <w:t>October 2008,</w:t>
      </w:r>
      <w:r>
        <w:t xml:space="preserve"> </w:t>
      </w:r>
      <w:r w:rsidR="0049100E">
        <w:t xml:space="preserve">EC2 launched publicly. At the time of launch, AWS only offered a single CPU choice: Intel. Picking the best instance </w:t>
      </w:r>
      <w:del w:id="0" w:author="Khan, Noor fairoza" w:date="2026-02-19T17:36:00Z" w16du:dateUtc="2026-02-19T17:36:02Z">
        <w:r w:rsidDel="0049100E">
          <w:delText xml:space="preserve">then </w:delText>
        </w:r>
      </w:del>
      <w:r w:rsidR="0049100E">
        <w:t xml:space="preserve">was simply picking the best AWS “t-shirt” size for your workload. </w:t>
      </w:r>
      <w:r w:rsidR="00F47328">
        <w:t>I</w:t>
      </w:r>
      <w:r w:rsidR="0049100E">
        <w:t>n 2018</w:t>
      </w:r>
      <w:r w:rsidR="00F47328">
        <w:t>,</w:t>
      </w:r>
      <w:r w:rsidR="0049100E">
        <w:t xml:space="preserve"> AWS offered AMD and Graviton instances, and selecting an instance bec</w:t>
      </w:r>
      <w:r w:rsidR="0026275B">
        <w:t>a</w:t>
      </w:r>
      <w:r w:rsidR="0049100E">
        <w:t xml:space="preserve">me </w:t>
      </w:r>
      <w:r w:rsidR="00F47328">
        <w:t>a lot</w:t>
      </w:r>
      <w:r w:rsidR="0049100E">
        <w:t xml:space="preserve"> more complicated. Now you must decide between ARM (Graviton) and x86 (AMD and Intel).</w:t>
      </w:r>
      <w:r w:rsidR="00DC5449">
        <w:t xml:space="preserve"> </w:t>
      </w:r>
      <w:del w:id="1" w:author="Khan, Noor fairoza" w:date="2026-02-19T17:36:00Z" w16du:dateUtc="2026-02-19T17:36:14Z">
        <w:r w:rsidDel="00DC5449">
          <w:delText>The performance</w:delText>
        </w:r>
      </w:del>
      <w:ins w:id="2" w:author="Khan, Noor fairoza" w:date="2026-02-19T17:36:00Z" w16du:dateUtc="2026-02-19T17:36:14Z">
        <w:r w:rsidR="5B2C7851">
          <w:t>Performance</w:t>
        </w:r>
      </w:ins>
      <w:r w:rsidR="00DC5449">
        <w:t xml:space="preserve"> and efficiency can swing significantly between AMD, Graviton, and Intel processors. </w:t>
      </w:r>
    </w:p>
    <w:p w14:paraId="4ABB3AD0" w14:textId="77777777" w:rsidR="00DC5449" w:rsidRDefault="00DC5449" w:rsidP="007E07DC"/>
    <w:p w14:paraId="30851243" w14:textId="1A15334A" w:rsidR="00DC5449" w:rsidRDefault="00DC5449" w:rsidP="007E07DC">
      <w:r>
        <w:t>In this workshop, you will get hands-on experience with:</w:t>
      </w:r>
    </w:p>
    <w:p w14:paraId="44883C65" w14:textId="30B29635" w:rsidR="00DC5449" w:rsidRDefault="00DC5449" w:rsidP="00DC5449">
      <w:pPr>
        <w:pStyle w:val="ListParagraph"/>
        <w:numPr>
          <w:ilvl w:val="0"/>
          <w:numId w:val="1"/>
        </w:numPr>
      </w:pPr>
      <w:r>
        <w:t>Using simple prime number calculations to estimate CPU performance</w:t>
      </w:r>
    </w:p>
    <w:p w14:paraId="0299DEBA" w14:textId="3C60A69A" w:rsidR="00DC5449" w:rsidRDefault="00DC5449" w:rsidP="00DC5449">
      <w:pPr>
        <w:pStyle w:val="ListParagraph"/>
        <w:numPr>
          <w:ilvl w:val="0"/>
          <w:numId w:val="1"/>
        </w:numPr>
      </w:pPr>
      <w:r>
        <w:t>Converting an EC2 instance from Intel to AMD</w:t>
      </w:r>
    </w:p>
    <w:p w14:paraId="223F2281" w14:textId="01CF1D42" w:rsidR="00DC5449" w:rsidRDefault="00DC5449" w:rsidP="00DC5449">
      <w:pPr>
        <w:pStyle w:val="ListParagraph"/>
        <w:numPr>
          <w:ilvl w:val="0"/>
          <w:numId w:val="1"/>
        </w:numPr>
      </w:pPr>
      <w:r>
        <w:t>Optimizing an instance’s vCPU count to save money on licensing</w:t>
      </w:r>
    </w:p>
    <w:p w14:paraId="26D12C9F" w14:textId="6A267834" w:rsidR="002A4EFF" w:rsidRDefault="00A03CE8" w:rsidP="002A4EFF">
      <w:pPr>
        <w:pStyle w:val="ListParagraph"/>
        <w:numPr>
          <w:ilvl w:val="0"/>
          <w:numId w:val="1"/>
        </w:numPr>
      </w:pPr>
      <w:r>
        <w:t>EC2 instance network tuning options</w:t>
      </w:r>
    </w:p>
    <w:p w14:paraId="3FCBFC57" w14:textId="330CAB00" w:rsidR="24FF68D2" w:rsidRDefault="24FF68D2" w:rsidP="7E036825">
      <w:pPr>
        <w:pStyle w:val="ListParagraph"/>
        <w:numPr>
          <w:ilvl w:val="0"/>
          <w:numId w:val="1"/>
        </w:numPr>
      </w:pPr>
      <w:r>
        <w:t>How to access your CUR</w:t>
      </w:r>
    </w:p>
    <w:p w14:paraId="74AE270F" w14:textId="7E7D4E97" w:rsidR="002A4EFF" w:rsidRDefault="002A4EFF" w:rsidP="002A4EFF">
      <w:r>
        <w:t xml:space="preserve">Upcoming </w:t>
      </w:r>
      <w:r w:rsidR="00595500">
        <w:t>c</w:t>
      </w:r>
      <w:r>
        <w:t>ontent</w:t>
      </w:r>
      <w:r w:rsidR="00595500">
        <w:t>:</w:t>
      </w:r>
    </w:p>
    <w:p w14:paraId="526B8107" w14:textId="6069F2FC" w:rsidR="00DC5449" w:rsidRDefault="00DC5449" w:rsidP="00DC5449">
      <w:pPr>
        <w:pStyle w:val="ListParagraph"/>
        <w:numPr>
          <w:ilvl w:val="0"/>
          <w:numId w:val="1"/>
        </w:numPr>
        <w:rPr>
          <w:highlight w:val="yellow"/>
        </w:rPr>
      </w:pPr>
      <w:r w:rsidRPr="7E036825">
        <w:rPr>
          <w:highlight w:val="yellow"/>
        </w:rPr>
        <w:t>Updating ECS/EKS workloads to use AMD instead of Intel</w:t>
      </w:r>
    </w:p>
    <w:p w14:paraId="08B9B37C" w14:textId="77777777" w:rsidR="00550B9F" w:rsidRDefault="00550B9F" w:rsidP="00550B9F">
      <w:pPr>
        <w:rPr>
          <w:highlight w:val="yellow"/>
        </w:rPr>
      </w:pPr>
    </w:p>
    <w:p w14:paraId="10B0F106" w14:textId="1956C47A" w:rsidR="00CC0323" w:rsidRDefault="00CC0323" w:rsidP="00CC0323">
      <w:pPr>
        <w:pStyle w:val="Heading2"/>
      </w:pPr>
      <w:r>
        <w:t>Activity 0 – Deploying the pre-</w:t>
      </w:r>
      <w:proofErr w:type="spellStart"/>
      <w:r>
        <w:t>reqs</w:t>
      </w:r>
      <w:proofErr w:type="spellEnd"/>
    </w:p>
    <w:p w14:paraId="2B597D6B" w14:textId="75E051D2" w:rsidR="00A62110" w:rsidRDefault="00A62110" w:rsidP="00A62110">
      <w:pPr>
        <w:pStyle w:val="ListParagraph"/>
        <w:numPr>
          <w:ilvl w:val="0"/>
          <w:numId w:val="4"/>
        </w:numPr>
      </w:pPr>
      <w:r w:rsidRPr="00CC7A35">
        <w:t xml:space="preserve">In the </w:t>
      </w:r>
      <w:hyperlink r:id="rId7" w:history="1">
        <w:r w:rsidR="00AB3C72">
          <w:rPr>
            <w:rStyle w:val="Hyperlink"/>
          </w:rPr>
          <w:t>Amazon CloudFormation</w:t>
        </w:r>
      </w:hyperlink>
      <w:r>
        <w:t xml:space="preserve"> </w:t>
      </w:r>
      <w:r w:rsidRPr="00CC7A35">
        <w:t xml:space="preserve">console, </w:t>
      </w:r>
      <w:r>
        <w:t>select</w:t>
      </w:r>
      <w:r w:rsidRPr="00CC7A35">
        <w:t xml:space="preserve"> </w:t>
      </w:r>
      <w:r w:rsidR="003C244A">
        <w:rPr>
          <w:b/>
          <w:bCs/>
        </w:rPr>
        <w:t>Create stack</w:t>
      </w:r>
      <w:r w:rsidR="001F092B">
        <w:t xml:space="preserve"> \ </w:t>
      </w:r>
      <w:r w:rsidR="006C2DC8">
        <w:rPr>
          <w:b/>
          <w:bCs/>
        </w:rPr>
        <w:t>With new resources (standard)</w:t>
      </w:r>
      <w:r w:rsidR="006C2DC8">
        <w:t xml:space="preserve"> </w:t>
      </w:r>
    </w:p>
    <w:p w14:paraId="7BEA58A7" w14:textId="77777777" w:rsidR="003660EA" w:rsidRDefault="003660EA" w:rsidP="003660EA">
      <w:pPr>
        <w:pStyle w:val="ListParagraph"/>
      </w:pPr>
    </w:p>
    <w:p w14:paraId="6EB39F10" w14:textId="0957B203" w:rsidR="00902A20" w:rsidRDefault="00902A20" w:rsidP="00B456F9">
      <w:pPr>
        <w:jc w:val="center"/>
      </w:pPr>
      <w:r>
        <w:rPr>
          <w:noProof/>
        </w:rPr>
        <w:lastRenderedPageBreak/>
        <w:drawing>
          <wp:inline distT="0" distB="0" distL="0" distR="0" wp14:anchorId="29882924" wp14:editId="0454D7C3">
            <wp:extent cx="5935980" cy="1287780"/>
            <wp:effectExtent l="0" t="0" r="7620" b="7620"/>
            <wp:docPr id="133521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980" cy="1287780"/>
                    </a:xfrm>
                    <a:prstGeom prst="rect">
                      <a:avLst/>
                    </a:prstGeom>
                    <a:noFill/>
                    <a:ln>
                      <a:noFill/>
                    </a:ln>
                  </pic:spPr>
                </pic:pic>
              </a:graphicData>
            </a:graphic>
          </wp:inline>
        </w:drawing>
      </w:r>
    </w:p>
    <w:p w14:paraId="43FDACF0" w14:textId="30BED9B7" w:rsidR="006C2DC8" w:rsidRPr="00091FC0" w:rsidRDefault="000A3B20" w:rsidP="00A62110">
      <w:pPr>
        <w:pStyle w:val="ListParagraph"/>
        <w:numPr>
          <w:ilvl w:val="0"/>
          <w:numId w:val="4"/>
        </w:numPr>
      </w:pPr>
      <w:r>
        <w:t>On the Create</w:t>
      </w:r>
      <w:r w:rsidRPr="000A3B20">
        <w:t xml:space="preserve"> stack </w:t>
      </w:r>
      <w:r>
        <w:t>page, s</w:t>
      </w:r>
      <w:r w:rsidR="00395BCB">
        <w:t xml:space="preserve">et the following and select </w:t>
      </w:r>
      <w:r w:rsidR="00395BCB">
        <w:rPr>
          <w:b/>
          <w:bCs/>
        </w:rPr>
        <w:t>Next</w:t>
      </w:r>
    </w:p>
    <w:p w14:paraId="5A5EB32E" w14:textId="45F24AAE" w:rsidR="00091FC0" w:rsidRPr="00EC79D3" w:rsidRDefault="00172E95" w:rsidP="00091FC0">
      <w:pPr>
        <w:pStyle w:val="ListParagraph"/>
        <w:numPr>
          <w:ilvl w:val="1"/>
          <w:numId w:val="4"/>
        </w:numPr>
      </w:pPr>
      <w:r w:rsidRPr="00172E95">
        <w:t>Prepare template</w:t>
      </w:r>
      <w:r>
        <w:t xml:space="preserve">: </w:t>
      </w:r>
      <w:r w:rsidR="00EC79D3" w:rsidRPr="00EC79D3">
        <w:rPr>
          <w:b/>
          <w:bCs/>
        </w:rPr>
        <w:t>Choose an existing template</w:t>
      </w:r>
    </w:p>
    <w:p w14:paraId="4310A272" w14:textId="3F58DBE5" w:rsidR="00EC79D3" w:rsidRDefault="00BB4A23" w:rsidP="00091FC0">
      <w:pPr>
        <w:pStyle w:val="ListParagraph"/>
        <w:numPr>
          <w:ilvl w:val="1"/>
          <w:numId w:val="4"/>
        </w:numPr>
      </w:pPr>
      <w:r w:rsidRPr="00BB4A23">
        <w:t>Template source</w:t>
      </w:r>
      <w:r>
        <w:t xml:space="preserve">: </w:t>
      </w:r>
      <w:r w:rsidR="00622F30" w:rsidRPr="007670CF">
        <w:rPr>
          <w:b/>
          <w:bCs/>
        </w:rPr>
        <w:t>Upload a template file</w:t>
      </w:r>
    </w:p>
    <w:p w14:paraId="2E99AA3A" w14:textId="53FEB656" w:rsidR="007670CF" w:rsidRDefault="007670CF" w:rsidP="00091FC0">
      <w:pPr>
        <w:pStyle w:val="ListParagraph"/>
        <w:numPr>
          <w:ilvl w:val="1"/>
          <w:numId w:val="4"/>
        </w:numPr>
      </w:pPr>
      <w:r w:rsidRPr="007670CF">
        <w:t>Choose file</w:t>
      </w:r>
      <w:r>
        <w:t xml:space="preserve">: Select the </w:t>
      </w:r>
      <w:r w:rsidRPr="007670CF">
        <w:rPr>
          <w:b/>
          <w:bCs/>
        </w:rPr>
        <w:t>AMD-</w:t>
      </w:r>
      <w:r w:rsidR="00CE28B2">
        <w:rPr>
          <w:b/>
          <w:bCs/>
        </w:rPr>
        <w:t>HOL-</w:t>
      </w:r>
      <w:proofErr w:type="spellStart"/>
      <w:r w:rsidR="00CE28B2">
        <w:rPr>
          <w:b/>
          <w:bCs/>
        </w:rPr>
        <w:t>AWS</w:t>
      </w:r>
      <w:r w:rsidRPr="007670CF">
        <w:rPr>
          <w:b/>
          <w:bCs/>
        </w:rPr>
        <w:t>.yml</w:t>
      </w:r>
      <w:proofErr w:type="spellEnd"/>
      <w:r>
        <w:t xml:space="preserve"> file you downloaded</w:t>
      </w:r>
    </w:p>
    <w:p w14:paraId="11107740" w14:textId="77777777" w:rsidR="003660EA" w:rsidRDefault="003660EA" w:rsidP="003660EA">
      <w:pPr>
        <w:pStyle w:val="ListParagraph"/>
        <w:ind w:left="1440"/>
      </w:pPr>
    </w:p>
    <w:p w14:paraId="10056E08" w14:textId="43129EFD" w:rsidR="00A62110" w:rsidRDefault="00417B74" w:rsidP="00B456F9">
      <w:pPr>
        <w:jc w:val="center"/>
      </w:pPr>
      <w:r>
        <w:rPr>
          <w:noProof/>
        </w:rPr>
        <w:drawing>
          <wp:inline distT="0" distB="0" distL="0" distR="0" wp14:anchorId="6AA3F98B" wp14:editId="3C6A1FEF">
            <wp:extent cx="5935980" cy="5554980"/>
            <wp:effectExtent l="0" t="0" r="7620" b="7620"/>
            <wp:docPr id="1574958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980" cy="5554980"/>
                    </a:xfrm>
                    <a:prstGeom prst="rect">
                      <a:avLst/>
                    </a:prstGeom>
                    <a:noFill/>
                    <a:ln>
                      <a:noFill/>
                    </a:ln>
                  </pic:spPr>
                </pic:pic>
              </a:graphicData>
            </a:graphic>
          </wp:inline>
        </w:drawing>
      </w:r>
    </w:p>
    <w:p w14:paraId="19CD312E" w14:textId="77777777" w:rsidR="00A62110" w:rsidRDefault="00A62110" w:rsidP="00A62110"/>
    <w:p w14:paraId="31B8E75E" w14:textId="09E594BA" w:rsidR="00E4692D" w:rsidRPr="00E4692D" w:rsidRDefault="00662961" w:rsidP="00E4692D">
      <w:pPr>
        <w:pStyle w:val="ListParagraph"/>
        <w:numPr>
          <w:ilvl w:val="0"/>
          <w:numId w:val="4"/>
        </w:numPr>
      </w:pPr>
      <w:r>
        <w:t xml:space="preserve">On the </w:t>
      </w:r>
      <w:r w:rsidR="000A3B20" w:rsidRPr="000A3B20">
        <w:t>Specify stack details</w:t>
      </w:r>
      <w:r w:rsidR="000A3B20">
        <w:t xml:space="preserve"> </w:t>
      </w:r>
      <w:r>
        <w:t>page, s</w:t>
      </w:r>
      <w:r w:rsidR="00E4692D">
        <w:t xml:space="preserve">et the following and select </w:t>
      </w:r>
      <w:r w:rsidR="00E4692D">
        <w:rPr>
          <w:b/>
          <w:bCs/>
        </w:rPr>
        <w:t>Next</w:t>
      </w:r>
    </w:p>
    <w:p w14:paraId="27325077" w14:textId="4D6F3F67" w:rsidR="00E4692D" w:rsidRPr="00091FC0" w:rsidRDefault="002405A7" w:rsidP="00E4692D">
      <w:pPr>
        <w:pStyle w:val="ListParagraph"/>
        <w:numPr>
          <w:ilvl w:val="1"/>
          <w:numId w:val="4"/>
        </w:numPr>
      </w:pPr>
      <w:r w:rsidRPr="002405A7">
        <w:lastRenderedPageBreak/>
        <w:t>Stack name</w:t>
      </w:r>
      <w:r>
        <w:t>: AMD-</w:t>
      </w:r>
      <w:r w:rsidR="00DD29A4">
        <w:t>HOL</w:t>
      </w:r>
      <w:r w:rsidR="00184E7C">
        <w:t>-&lt;</w:t>
      </w:r>
      <w:r w:rsidR="00281216">
        <w:t xml:space="preserve">your </w:t>
      </w:r>
      <w:r w:rsidR="00184E7C">
        <w:t>in</w:t>
      </w:r>
      <w:r w:rsidR="00281216">
        <w:t>itials&gt;</w:t>
      </w:r>
    </w:p>
    <w:p w14:paraId="71255B26" w14:textId="77777777" w:rsidR="00A62110" w:rsidRDefault="00A62110" w:rsidP="00A62110"/>
    <w:p w14:paraId="0687FE53" w14:textId="004065FF" w:rsidR="00A62110" w:rsidRDefault="004B0177" w:rsidP="00B456F9">
      <w:pPr>
        <w:jc w:val="center"/>
      </w:pPr>
      <w:r>
        <w:rPr>
          <w:noProof/>
        </w:rPr>
        <w:drawing>
          <wp:inline distT="0" distB="0" distL="0" distR="0" wp14:anchorId="05BE4F19" wp14:editId="73A4681A">
            <wp:extent cx="5943600" cy="3505200"/>
            <wp:effectExtent l="0" t="0" r="0" b="0"/>
            <wp:docPr id="4170645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21221398" w14:textId="77777777" w:rsidR="004B0177" w:rsidRDefault="004B0177" w:rsidP="00A62110"/>
    <w:p w14:paraId="0B87A708" w14:textId="36CD817B" w:rsidR="006C28A9" w:rsidRPr="006C28A9" w:rsidRDefault="00662961" w:rsidP="00662961">
      <w:pPr>
        <w:pStyle w:val="ListParagraph"/>
        <w:numPr>
          <w:ilvl w:val="0"/>
          <w:numId w:val="4"/>
        </w:numPr>
      </w:pPr>
      <w:r>
        <w:t>On the Configure stack options page, s</w:t>
      </w:r>
      <w:r w:rsidR="006C28A9">
        <w:t xml:space="preserve">et the following and select </w:t>
      </w:r>
      <w:r w:rsidR="006C28A9" w:rsidRPr="00662961">
        <w:rPr>
          <w:b/>
          <w:bCs/>
        </w:rPr>
        <w:t>Next</w:t>
      </w:r>
    </w:p>
    <w:p w14:paraId="56C8F9E3" w14:textId="754338B6" w:rsidR="006C28A9" w:rsidRPr="00B456F9" w:rsidRDefault="008275F3" w:rsidP="006C28A9">
      <w:pPr>
        <w:pStyle w:val="ListParagraph"/>
        <w:numPr>
          <w:ilvl w:val="1"/>
          <w:numId w:val="4"/>
        </w:numPr>
      </w:pPr>
      <w:r w:rsidRPr="008275F3">
        <w:t>I acknowledge that AWS CloudFormation might create IAM resources with custom names</w:t>
      </w:r>
      <w:r>
        <w:t xml:space="preserve">: </w:t>
      </w:r>
      <w:r>
        <w:rPr>
          <w:b/>
          <w:bCs/>
        </w:rPr>
        <w:t>Checked</w:t>
      </w:r>
    </w:p>
    <w:p w14:paraId="6127BFAF" w14:textId="56A62EB2" w:rsidR="00B456F9" w:rsidRPr="00444329" w:rsidRDefault="00B456F9" w:rsidP="00B456F9">
      <w:pPr>
        <w:jc w:val="center"/>
      </w:pPr>
      <w:r>
        <w:rPr>
          <w:noProof/>
        </w:rPr>
        <w:lastRenderedPageBreak/>
        <w:drawing>
          <wp:inline distT="0" distB="0" distL="0" distR="0" wp14:anchorId="405A3E9A" wp14:editId="61206EEA">
            <wp:extent cx="5935980" cy="5836920"/>
            <wp:effectExtent l="0" t="0" r="7620" b="0"/>
            <wp:docPr id="18443459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5980" cy="5836920"/>
                    </a:xfrm>
                    <a:prstGeom prst="rect">
                      <a:avLst/>
                    </a:prstGeom>
                    <a:noFill/>
                    <a:ln>
                      <a:noFill/>
                    </a:ln>
                  </pic:spPr>
                </pic:pic>
              </a:graphicData>
            </a:graphic>
          </wp:inline>
        </w:drawing>
      </w:r>
    </w:p>
    <w:p w14:paraId="1D9108B2" w14:textId="2C4F259D" w:rsidR="00444329" w:rsidRDefault="00444329" w:rsidP="00444329">
      <w:pPr>
        <w:pStyle w:val="ListParagraph"/>
        <w:numPr>
          <w:ilvl w:val="0"/>
          <w:numId w:val="4"/>
        </w:numPr>
      </w:pPr>
      <w:r>
        <w:t xml:space="preserve">On the </w:t>
      </w:r>
      <w:r w:rsidRPr="00444329">
        <w:t>Review and create</w:t>
      </w:r>
      <w:r>
        <w:rPr>
          <w:b/>
          <w:bCs/>
        </w:rPr>
        <w:t xml:space="preserve"> </w:t>
      </w:r>
      <w:r>
        <w:t xml:space="preserve">page, review your settings and select </w:t>
      </w:r>
      <w:r w:rsidRPr="00444329">
        <w:rPr>
          <w:b/>
          <w:bCs/>
        </w:rPr>
        <w:t>Submit</w:t>
      </w:r>
    </w:p>
    <w:p w14:paraId="2C9F63A6" w14:textId="2B50A121" w:rsidR="006C70E4" w:rsidRDefault="00040E38" w:rsidP="009D519F">
      <w:pPr>
        <w:jc w:val="center"/>
      </w:pPr>
      <w:r>
        <w:rPr>
          <w:noProof/>
        </w:rPr>
        <w:lastRenderedPageBreak/>
        <w:drawing>
          <wp:inline distT="0" distB="0" distL="0" distR="0" wp14:anchorId="55FC2130" wp14:editId="4F423F50">
            <wp:extent cx="5935980" cy="6598920"/>
            <wp:effectExtent l="0" t="0" r="7620" b="0"/>
            <wp:docPr id="8981233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5980" cy="6598920"/>
                    </a:xfrm>
                    <a:prstGeom prst="rect">
                      <a:avLst/>
                    </a:prstGeom>
                    <a:noFill/>
                    <a:ln>
                      <a:noFill/>
                    </a:ln>
                  </pic:spPr>
                </pic:pic>
              </a:graphicData>
            </a:graphic>
          </wp:inline>
        </w:drawing>
      </w:r>
    </w:p>
    <w:p w14:paraId="44D9B40C" w14:textId="0D8D242F" w:rsidR="006C70E4" w:rsidRPr="006C28A9" w:rsidRDefault="006C70E4" w:rsidP="006C70E4">
      <w:r>
        <w:t xml:space="preserve">Note: It will take about </w:t>
      </w:r>
      <w:r w:rsidRPr="00040E38">
        <w:rPr>
          <w:b/>
          <w:bCs/>
        </w:rPr>
        <w:t xml:space="preserve">10 minutes </w:t>
      </w:r>
      <w:r>
        <w:t>for the template to fully deploy.</w:t>
      </w:r>
    </w:p>
    <w:p w14:paraId="666DA0B4" w14:textId="77777777" w:rsidR="00444329" w:rsidRPr="008275F3" w:rsidRDefault="00444329" w:rsidP="00444329"/>
    <w:p w14:paraId="6E237730" w14:textId="2CA126D1" w:rsidR="008275F3" w:rsidRPr="00E4692D" w:rsidRDefault="008275F3" w:rsidP="00844D1F"/>
    <w:p w14:paraId="1586E8F9" w14:textId="77777777" w:rsidR="004B0177" w:rsidRPr="00A62110" w:rsidRDefault="004B0177" w:rsidP="00A62110"/>
    <w:p w14:paraId="4BD4BF37" w14:textId="77777777" w:rsidR="00DC5449" w:rsidRPr="00550B9F" w:rsidRDefault="00DC5449" w:rsidP="007E07DC">
      <w:pPr>
        <w:rPr>
          <w:highlight w:val="yellow"/>
        </w:rPr>
      </w:pPr>
    </w:p>
    <w:p w14:paraId="7D37DF77" w14:textId="48B7F124" w:rsidR="007722D8" w:rsidRDefault="007722D8" w:rsidP="007966C2">
      <w:pPr>
        <w:pStyle w:val="Heading2"/>
      </w:pPr>
      <w:r>
        <w:lastRenderedPageBreak/>
        <w:t>Activity 1 – Testing CPU performance with prime math</w:t>
      </w:r>
    </w:p>
    <w:p w14:paraId="39123A4E" w14:textId="2DBDAD77" w:rsidR="007966C2" w:rsidRDefault="007722D8" w:rsidP="007966C2">
      <w:r>
        <w:t xml:space="preserve">In this activity, you will </w:t>
      </w:r>
      <w:r w:rsidR="00834B1F">
        <w:t>invoke</w:t>
      </w:r>
      <w:r>
        <w:t xml:space="preserve"> a prime number math performance test to gauge the CPU performance of </w:t>
      </w:r>
      <w:r w:rsidR="00875DCE">
        <w:t>the</w:t>
      </w:r>
      <w:r>
        <w:t xml:space="preserve"> existing instance</w:t>
      </w:r>
      <w:r w:rsidR="00875DCE">
        <w:t xml:space="preserve"> type</w:t>
      </w:r>
      <w:r w:rsidR="00080D23">
        <w:t xml:space="preserve"> with a recommended replacement</w:t>
      </w:r>
      <w:r>
        <w:t xml:space="preserve">. This is not a benchmark, as </w:t>
      </w:r>
      <w:r w:rsidR="00EB1CDA">
        <w:t>you</w:t>
      </w:r>
      <w:r>
        <w:t xml:space="preserve"> are not assessing a workload</w:t>
      </w:r>
      <w:r w:rsidR="0011631D">
        <w:t>. Based</w:t>
      </w:r>
      <w:r>
        <w:t xml:space="preserve"> on </w:t>
      </w:r>
      <w:r w:rsidR="0011631D">
        <w:t xml:space="preserve">experience, the results line up </w:t>
      </w:r>
      <w:r>
        <w:t>with most benchmarks</w:t>
      </w:r>
      <w:r w:rsidR="00834B1F">
        <w:t xml:space="preserve"> as it tests raw CPU performance</w:t>
      </w:r>
      <w:r>
        <w:t>.</w:t>
      </w:r>
      <w:r w:rsidR="00180449">
        <w:t xml:space="preserve"> </w:t>
      </w:r>
      <w:r w:rsidR="00E66E7B">
        <w:t xml:space="preserve">This activity will expose you to a few of AWS’s management tools. These are great tools for managing and monitoring your AWS fleet. </w:t>
      </w:r>
      <w:r w:rsidR="00180449">
        <w:t xml:space="preserve"> </w:t>
      </w:r>
      <w:r w:rsidR="00D554CC">
        <w:t xml:space="preserve">For more information on the prime number test, click </w:t>
      </w:r>
      <w:hyperlink r:id="rId13" w:history="1">
        <w:r w:rsidR="00D554CC" w:rsidRPr="00D554CC">
          <w:rPr>
            <w:rStyle w:val="Hyperlink"/>
          </w:rPr>
          <w:t>here</w:t>
        </w:r>
      </w:hyperlink>
      <w:r w:rsidR="00D554CC">
        <w:t>.</w:t>
      </w:r>
    </w:p>
    <w:p w14:paraId="5555B953" w14:textId="77777777" w:rsidR="00CC7A35" w:rsidRDefault="00CC7A35" w:rsidP="007966C2"/>
    <w:p w14:paraId="7D4A1D04" w14:textId="7D6D0F4E" w:rsidR="007966C2" w:rsidRDefault="00CC7A35" w:rsidP="00CC7A35">
      <w:pPr>
        <w:pStyle w:val="ListParagraph"/>
        <w:numPr>
          <w:ilvl w:val="0"/>
          <w:numId w:val="4"/>
        </w:numPr>
      </w:pPr>
      <w:r w:rsidRPr="00CC7A35">
        <w:t xml:space="preserve">In the </w:t>
      </w:r>
      <w:hyperlink r:id="rId14" w:history="1">
        <w:r w:rsidRPr="003010F9">
          <w:rPr>
            <w:rStyle w:val="Hyperlink"/>
          </w:rPr>
          <w:t xml:space="preserve">AWS </w:t>
        </w:r>
        <w:r w:rsidR="00D03E4D" w:rsidRPr="003010F9">
          <w:rPr>
            <w:rStyle w:val="Hyperlink"/>
          </w:rPr>
          <w:t xml:space="preserve">Systems Manager </w:t>
        </w:r>
        <w:r w:rsidR="00965040" w:rsidRPr="003010F9">
          <w:rPr>
            <w:rStyle w:val="Hyperlink"/>
          </w:rPr>
          <w:t>Documents</w:t>
        </w:r>
      </w:hyperlink>
      <w:r w:rsidR="00965040">
        <w:t xml:space="preserve"> </w:t>
      </w:r>
      <w:r w:rsidRPr="00CC7A35">
        <w:t xml:space="preserve">console, </w:t>
      </w:r>
      <w:r w:rsidR="00965040">
        <w:t>select</w:t>
      </w:r>
      <w:r w:rsidRPr="00CC7A35">
        <w:t xml:space="preserve"> </w:t>
      </w:r>
      <w:r w:rsidR="0055266D">
        <w:t xml:space="preserve">the </w:t>
      </w:r>
      <w:r w:rsidR="0055266D" w:rsidRPr="003010F9">
        <w:rPr>
          <w:b/>
          <w:bCs/>
        </w:rPr>
        <w:t>Owned by me</w:t>
      </w:r>
      <w:r w:rsidR="0055266D">
        <w:t xml:space="preserve"> tab</w:t>
      </w:r>
    </w:p>
    <w:p w14:paraId="57EEDA71" w14:textId="6D80F987" w:rsidR="00A23911" w:rsidRDefault="00BC5E6E" w:rsidP="006C28A9">
      <w:pPr>
        <w:pStyle w:val="ListParagraph"/>
        <w:numPr>
          <w:ilvl w:val="0"/>
          <w:numId w:val="4"/>
        </w:numPr>
      </w:pPr>
      <w:r>
        <w:t xml:space="preserve">In the Documents search </w:t>
      </w:r>
      <w:r w:rsidR="00771FBF">
        <w:t>window,</w:t>
      </w:r>
      <w:r>
        <w:t xml:space="preserve"> enter </w:t>
      </w:r>
      <w:r>
        <w:rPr>
          <w:b/>
          <w:bCs/>
        </w:rPr>
        <w:t>-id</w:t>
      </w:r>
      <w:r>
        <w:t xml:space="preserve"> and </w:t>
      </w:r>
      <w:r w:rsidR="00771FBF">
        <w:t xml:space="preserve">press </w:t>
      </w:r>
      <w:r w:rsidR="00771FBF" w:rsidRPr="00771FBF">
        <w:rPr>
          <w:b/>
          <w:bCs/>
        </w:rPr>
        <w:t>Enter</w:t>
      </w:r>
      <w:r w:rsidR="00771FBF">
        <w:t xml:space="preserve"> to find the SSM documents for this activity</w:t>
      </w:r>
    </w:p>
    <w:p w14:paraId="221F9857" w14:textId="73A5C7A8" w:rsidR="00CC3909" w:rsidRDefault="0055266D" w:rsidP="006C28A9">
      <w:pPr>
        <w:pStyle w:val="ListParagraph"/>
        <w:numPr>
          <w:ilvl w:val="0"/>
          <w:numId w:val="4"/>
        </w:numPr>
      </w:pPr>
      <w:r w:rsidRPr="00CC7A35">
        <w:t xml:space="preserve">In the AWS </w:t>
      </w:r>
      <w:r>
        <w:t xml:space="preserve">Systems Manager Documents </w:t>
      </w:r>
      <w:r w:rsidR="0016609F">
        <w:t>page</w:t>
      </w:r>
      <w:r w:rsidR="00C57376">
        <w:t xml:space="preserve">, select the document named </w:t>
      </w:r>
      <w:proofErr w:type="spellStart"/>
      <w:r w:rsidR="00C57376" w:rsidRPr="003010F9">
        <w:rPr>
          <w:b/>
          <w:bCs/>
        </w:rPr>
        <w:t>PrimeNumberTest</w:t>
      </w:r>
      <w:proofErr w:type="spellEnd"/>
      <w:r w:rsidR="002D6FF3">
        <w:rPr>
          <w:b/>
          <w:bCs/>
        </w:rPr>
        <w:t>-XX</w:t>
      </w:r>
      <w:r w:rsidR="002D6FF3">
        <w:t xml:space="preserve"> (xx = </w:t>
      </w:r>
      <w:r w:rsidR="00275E8D">
        <w:t>the CF stack name)</w:t>
      </w:r>
      <w:r w:rsidR="00256636">
        <w:t>, by selecting its name</w:t>
      </w:r>
    </w:p>
    <w:p w14:paraId="530C4742" w14:textId="77777777" w:rsidR="00CC3909" w:rsidRDefault="00CC3909" w:rsidP="00CC3909">
      <w:pPr>
        <w:pStyle w:val="ListParagraph"/>
      </w:pPr>
    </w:p>
    <w:p w14:paraId="4B6056DC" w14:textId="7087FC75" w:rsidR="00CC3909" w:rsidRDefault="00D81274" w:rsidP="00B71D29">
      <w:pPr>
        <w:jc w:val="center"/>
      </w:pPr>
      <w:r>
        <w:rPr>
          <w:noProof/>
        </w:rPr>
        <w:drawing>
          <wp:inline distT="0" distB="0" distL="0" distR="0" wp14:anchorId="4DC29DE4" wp14:editId="2465CD76">
            <wp:extent cx="5912828" cy="3710940"/>
            <wp:effectExtent l="0" t="0" r="0" b="3810"/>
            <wp:docPr id="9397382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19242" cy="3714966"/>
                    </a:xfrm>
                    <a:prstGeom prst="rect">
                      <a:avLst/>
                    </a:prstGeom>
                    <a:noFill/>
                    <a:ln>
                      <a:noFill/>
                    </a:ln>
                  </pic:spPr>
                </pic:pic>
              </a:graphicData>
            </a:graphic>
          </wp:inline>
        </w:drawing>
      </w:r>
    </w:p>
    <w:p w14:paraId="41A57B66" w14:textId="7DF564D0" w:rsidR="00C57376" w:rsidRDefault="0016609F" w:rsidP="00CC7A35">
      <w:pPr>
        <w:pStyle w:val="ListParagraph"/>
        <w:numPr>
          <w:ilvl w:val="0"/>
          <w:numId w:val="4"/>
        </w:numPr>
      </w:pPr>
      <w:r w:rsidRPr="00CC7A35">
        <w:t xml:space="preserve">In the AWS </w:t>
      </w:r>
      <w:r>
        <w:t xml:space="preserve">Systems Manager </w:t>
      </w:r>
      <w:proofErr w:type="spellStart"/>
      <w:r>
        <w:t>PrimeNumberTest</w:t>
      </w:r>
      <w:proofErr w:type="spellEnd"/>
      <w:r w:rsidR="00275E8D">
        <w:t>-XX</w:t>
      </w:r>
      <w:r>
        <w:t xml:space="preserve"> </w:t>
      </w:r>
      <w:r w:rsidR="00225241">
        <w:t>d</w:t>
      </w:r>
      <w:r>
        <w:t xml:space="preserve">ocument page, select </w:t>
      </w:r>
      <w:r w:rsidRPr="003010F9">
        <w:rPr>
          <w:b/>
          <w:bCs/>
        </w:rPr>
        <w:t>Execute automation</w:t>
      </w:r>
    </w:p>
    <w:p w14:paraId="3B8C13F5" w14:textId="1AFD5407" w:rsidR="007E5B04" w:rsidRDefault="00570621" w:rsidP="00B71D29">
      <w:pPr>
        <w:jc w:val="center"/>
      </w:pPr>
      <w:r>
        <w:rPr>
          <w:noProof/>
        </w:rPr>
        <w:lastRenderedPageBreak/>
        <w:drawing>
          <wp:inline distT="0" distB="0" distL="0" distR="0" wp14:anchorId="01E00D68" wp14:editId="1021D002">
            <wp:extent cx="5940425" cy="2737485"/>
            <wp:effectExtent l="0" t="0" r="3175" b="5715"/>
            <wp:docPr id="1249111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0425" cy="2737485"/>
                    </a:xfrm>
                    <a:prstGeom prst="rect">
                      <a:avLst/>
                    </a:prstGeom>
                    <a:noFill/>
                    <a:ln>
                      <a:noFill/>
                    </a:ln>
                  </pic:spPr>
                </pic:pic>
              </a:graphicData>
            </a:graphic>
          </wp:inline>
        </w:drawing>
      </w:r>
    </w:p>
    <w:p w14:paraId="4724FE18" w14:textId="1CDF0765" w:rsidR="00BC3326" w:rsidRDefault="00BC3326" w:rsidP="00BC3326">
      <w:pPr>
        <w:pStyle w:val="ListParagraph"/>
        <w:numPr>
          <w:ilvl w:val="0"/>
          <w:numId w:val="4"/>
        </w:numPr>
      </w:pPr>
      <w:r w:rsidRPr="00CC7A35">
        <w:t xml:space="preserve">In the AWS </w:t>
      </w:r>
      <w:r>
        <w:t xml:space="preserve">Systems Manager Execute automation runbook page, </w:t>
      </w:r>
      <w:r w:rsidR="003F73F1">
        <w:t xml:space="preserve">set the following and select </w:t>
      </w:r>
      <w:r w:rsidR="00E4244C" w:rsidRPr="00E4244C">
        <w:rPr>
          <w:b/>
          <w:bCs/>
        </w:rPr>
        <w:t>Execute</w:t>
      </w:r>
      <w:r>
        <w:t>:</w:t>
      </w:r>
    </w:p>
    <w:p w14:paraId="7FFC76BD" w14:textId="5F613A72" w:rsidR="00BC3326" w:rsidRPr="00E4244C" w:rsidRDefault="00E4244C" w:rsidP="00E4692D">
      <w:pPr>
        <w:pStyle w:val="ListParagraph"/>
        <w:numPr>
          <w:ilvl w:val="1"/>
          <w:numId w:val="17"/>
        </w:numPr>
        <w:rPr>
          <w:b/>
          <w:bCs/>
        </w:rPr>
      </w:pPr>
      <w:r w:rsidRPr="00E4244C">
        <w:t>Execution type:</w:t>
      </w:r>
      <w:r>
        <w:rPr>
          <w:b/>
          <w:bCs/>
        </w:rPr>
        <w:t xml:space="preserve"> </w:t>
      </w:r>
      <w:r w:rsidR="00C65D88" w:rsidRPr="00E4244C">
        <w:rPr>
          <w:b/>
          <w:bCs/>
        </w:rPr>
        <w:t>Simple execution</w:t>
      </w:r>
    </w:p>
    <w:p w14:paraId="496DFF0E" w14:textId="60CB8D31" w:rsidR="000D1E22" w:rsidRDefault="006C69BB" w:rsidP="00B71D29">
      <w:pPr>
        <w:jc w:val="center"/>
      </w:pPr>
      <w:r>
        <w:rPr>
          <w:noProof/>
        </w:rPr>
        <w:lastRenderedPageBreak/>
        <w:drawing>
          <wp:inline distT="0" distB="0" distL="0" distR="0" wp14:anchorId="29802DDC" wp14:editId="68E2D2D3">
            <wp:extent cx="5928995" cy="5641975"/>
            <wp:effectExtent l="0" t="0" r="0" b="0"/>
            <wp:docPr id="428116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28995" cy="5641975"/>
                    </a:xfrm>
                    <a:prstGeom prst="rect">
                      <a:avLst/>
                    </a:prstGeom>
                    <a:noFill/>
                    <a:ln>
                      <a:noFill/>
                    </a:ln>
                  </pic:spPr>
                </pic:pic>
              </a:graphicData>
            </a:graphic>
          </wp:inline>
        </w:drawing>
      </w:r>
    </w:p>
    <w:p w14:paraId="7BCF587A" w14:textId="77777777" w:rsidR="00230CE4" w:rsidRDefault="00230CE4" w:rsidP="00B71D29">
      <w:pPr>
        <w:jc w:val="center"/>
      </w:pPr>
    </w:p>
    <w:p w14:paraId="41186787" w14:textId="77777777" w:rsidR="0011568B" w:rsidRDefault="0011568B" w:rsidP="0011568B">
      <w:r>
        <w:t xml:space="preserve">The test will take around 15 minutes to run. Start working on Activity 2. You will come back to review the results in a later activity. </w:t>
      </w:r>
    </w:p>
    <w:p w14:paraId="1B2C55A4" w14:textId="55CC2C29" w:rsidR="00230CE4" w:rsidRDefault="00230CE4" w:rsidP="00181C99">
      <w:pPr>
        <w:pStyle w:val="Heading3"/>
      </w:pPr>
      <w:r>
        <w:t>Activity 1-1 – Testing CPU performance with prime math</w:t>
      </w:r>
      <w:r w:rsidR="000754A4">
        <w:t xml:space="preserve">, the </w:t>
      </w:r>
      <w:r w:rsidR="00181C99">
        <w:t>AWS PowerShell</w:t>
      </w:r>
      <w:r w:rsidR="000754A4">
        <w:t xml:space="preserve"> way</w:t>
      </w:r>
    </w:p>
    <w:p w14:paraId="5C02FBB6" w14:textId="1BB2D871" w:rsidR="001F28CA" w:rsidRDefault="001F28CA" w:rsidP="001F28CA">
      <w:r>
        <w:t xml:space="preserve">Below </w:t>
      </w:r>
      <w:r w:rsidR="00553C1A">
        <w:t>are</w:t>
      </w:r>
      <w:r>
        <w:t xml:space="preserve"> th</w:t>
      </w:r>
      <w:r w:rsidR="00866C4A">
        <w:t xml:space="preserve">e PowerShell commands to launch the </w:t>
      </w:r>
      <w:r w:rsidR="000754A4">
        <w:t>prime number math test.</w:t>
      </w:r>
    </w:p>
    <w:p w14:paraId="15129E5B" w14:textId="77777777" w:rsidR="00A532FF" w:rsidRPr="00A532FF" w:rsidRDefault="00A532FF" w:rsidP="00A532FF">
      <w:pPr>
        <w:shd w:val="clear" w:color="auto" w:fill="1F1F1F"/>
        <w:spacing w:line="285" w:lineRule="atLeast"/>
        <w:rPr>
          <w:rFonts w:ascii="Consolas" w:eastAsia="Times New Roman" w:hAnsi="Consolas" w:cs="Times New Roman"/>
          <w:color w:val="CCCCCC"/>
          <w:kern w:val="0"/>
          <w:sz w:val="21"/>
          <w:szCs w:val="21"/>
          <w14:ligatures w14:val="none"/>
        </w:rPr>
      </w:pPr>
      <w:r w:rsidRPr="00A532FF">
        <w:rPr>
          <w:rFonts w:ascii="Consolas" w:eastAsia="Times New Roman" w:hAnsi="Consolas" w:cs="Times New Roman"/>
          <w:color w:val="9CDCFE"/>
          <w:kern w:val="0"/>
          <w:sz w:val="21"/>
          <w:szCs w:val="21"/>
          <w14:ligatures w14:val="none"/>
        </w:rPr>
        <w:t>$Params</w:t>
      </w:r>
      <w:r w:rsidRPr="00A532FF">
        <w:rPr>
          <w:rFonts w:ascii="Consolas" w:eastAsia="Times New Roman" w:hAnsi="Consolas" w:cs="Times New Roman"/>
          <w:color w:val="CCCCCC"/>
          <w:kern w:val="0"/>
          <w:sz w:val="21"/>
          <w:szCs w:val="21"/>
          <w14:ligatures w14:val="none"/>
        </w:rPr>
        <w:t xml:space="preserve"> </w:t>
      </w:r>
      <w:r w:rsidRPr="00A532FF">
        <w:rPr>
          <w:rFonts w:ascii="Consolas" w:eastAsia="Times New Roman" w:hAnsi="Consolas" w:cs="Times New Roman"/>
          <w:color w:val="D4D4D4"/>
          <w:kern w:val="0"/>
          <w:sz w:val="21"/>
          <w:szCs w:val="21"/>
          <w14:ligatures w14:val="none"/>
        </w:rPr>
        <w:t>=</w:t>
      </w:r>
      <w:r w:rsidRPr="00A532FF">
        <w:rPr>
          <w:rFonts w:ascii="Consolas" w:eastAsia="Times New Roman" w:hAnsi="Consolas" w:cs="Times New Roman"/>
          <w:color w:val="CCCCCC"/>
          <w:kern w:val="0"/>
          <w:sz w:val="21"/>
          <w:szCs w:val="21"/>
          <w14:ligatures w14:val="none"/>
        </w:rPr>
        <w:t xml:space="preserve"> </w:t>
      </w:r>
      <w:proofErr w:type="gramStart"/>
      <w:r w:rsidRPr="00A532FF">
        <w:rPr>
          <w:rFonts w:ascii="Consolas" w:eastAsia="Times New Roman" w:hAnsi="Consolas" w:cs="Times New Roman"/>
          <w:color w:val="569CD6"/>
          <w:kern w:val="0"/>
          <w:sz w:val="21"/>
          <w:szCs w:val="21"/>
          <w14:ligatures w14:val="none"/>
        </w:rPr>
        <w:t>@</w:t>
      </w:r>
      <w:r w:rsidRPr="00A532FF">
        <w:rPr>
          <w:rFonts w:ascii="Consolas" w:eastAsia="Times New Roman" w:hAnsi="Consolas" w:cs="Times New Roman"/>
          <w:color w:val="CCCCCC"/>
          <w:kern w:val="0"/>
          <w:sz w:val="21"/>
          <w:szCs w:val="21"/>
          <w14:ligatures w14:val="none"/>
        </w:rPr>
        <w:t>{</w:t>
      </w:r>
      <w:proofErr w:type="gramEnd"/>
    </w:p>
    <w:p w14:paraId="0651B2DF" w14:textId="77777777" w:rsidR="00A532FF" w:rsidRPr="00A532FF" w:rsidRDefault="00A532FF" w:rsidP="00A532FF">
      <w:pPr>
        <w:shd w:val="clear" w:color="auto" w:fill="1F1F1F"/>
        <w:spacing w:line="285" w:lineRule="atLeast"/>
        <w:rPr>
          <w:rFonts w:ascii="Consolas" w:eastAsia="Times New Roman" w:hAnsi="Consolas" w:cs="Times New Roman"/>
          <w:color w:val="CCCCCC"/>
          <w:kern w:val="0"/>
          <w:sz w:val="21"/>
          <w:szCs w:val="21"/>
          <w14:ligatures w14:val="none"/>
        </w:rPr>
      </w:pPr>
      <w:r w:rsidRPr="00A532FF">
        <w:rPr>
          <w:rFonts w:ascii="Consolas" w:eastAsia="Times New Roman" w:hAnsi="Consolas" w:cs="Times New Roman"/>
          <w:color w:val="CCCCCC"/>
          <w:kern w:val="0"/>
          <w:sz w:val="21"/>
          <w:szCs w:val="21"/>
          <w14:ligatures w14:val="none"/>
        </w:rPr>
        <w:t xml:space="preserve">    </w:t>
      </w:r>
      <w:proofErr w:type="spellStart"/>
      <w:r w:rsidRPr="00A532FF">
        <w:rPr>
          <w:rFonts w:ascii="Consolas" w:eastAsia="Times New Roman" w:hAnsi="Consolas" w:cs="Times New Roman"/>
          <w:color w:val="9CDCFE"/>
          <w:kern w:val="0"/>
          <w:sz w:val="21"/>
          <w:szCs w:val="21"/>
          <w14:ligatures w14:val="none"/>
        </w:rPr>
        <w:t>AmiName</w:t>
      </w:r>
      <w:proofErr w:type="spellEnd"/>
      <w:r w:rsidRPr="00A532FF">
        <w:rPr>
          <w:rFonts w:ascii="Consolas" w:eastAsia="Times New Roman" w:hAnsi="Consolas" w:cs="Times New Roman"/>
          <w:color w:val="CCCCCC"/>
          <w:kern w:val="0"/>
          <w:sz w:val="21"/>
          <w:szCs w:val="21"/>
          <w14:ligatures w14:val="none"/>
        </w:rPr>
        <w:t xml:space="preserve">                         </w:t>
      </w:r>
      <w:r w:rsidRPr="00A532FF">
        <w:rPr>
          <w:rFonts w:ascii="Consolas" w:eastAsia="Times New Roman" w:hAnsi="Consolas" w:cs="Times New Roman"/>
          <w:color w:val="D4D4D4"/>
          <w:kern w:val="0"/>
          <w:sz w:val="21"/>
          <w:szCs w:val="21"/>
          <w14:ligatures w14:val="none"/>
        </w:rPr>
        <w:t>=</w:t>
      </w:r>
      <w:r w:rsidRPr="00A532FF">
        <w:rPr>
          <w:rFonts w:ascii="Consolas" w:eastAsia="Times New Roman" w:hAnsi="Consolas" w:cs="Times New Roman"/>
          <w:color w:val="CCCCCC"/>
          <w:kern w:val="0"/>
          <w:sz w:val="21"/>
          <w:szCs w:val="21"/>
          <w14:ligatures w14:val="none"/>
        </w:rPr>
        <w:t xml:space="preserve"> </w:t>
      </w:r>
      <w:r w:rsidRPr="00A532FF">
        <w:rPr>
          <w:rFonts w:ascii="Consolas" w:eastAsia="Times New Roman" w:hAnsi="Consolas" w:cs="Times New Roman"/>
          <w:color w:val="CE9178"/>
          <w:kern w:val="0"/>
          <w:sz w:val="21"/>
          <w:szCs w:val="21"/>
          <w14:ligatures w14:val="none"/>
        </w:rPr>
        <w:t>'/aws/service/ami-windows-latest/Windows_Server-2025-English-Full-Base'</w:t>
      </w:r>
    </w:p>
    <w:p w14:paraId="69EE5D8B" w14:textId="36BCB311" w:rsidR="00A532FF" w:rsidRPr="00A532FF" w:rsidRDefault="00A532FF" w:rsidP="00A532FF">
      <w:pPr>
        <w:shd w:val="clear" w:color="auto" w:fill="1F1F1F"/>
        <w:spacing w:line="285" w:lineRule="atLeast"/>
        <w:rPr>
          <w:rFonts w:ascii="Consolas" w:eastAsia="Times New Roman" w:hAnsi="Consolas" w:cs="Times New Roman"/>
          <w:color w:val="CCCCCC"/>
          <w:kern w:val="0"/>
          <w:sz w:val="21"/>
          <w:szCs w:val="21"/>
          <w14:ligatures w14:val="none"/>
        </w:rPr>
      </w:pPr>
      <w:r w:rsidRPr="00A532FF">
        <w:rPr>
          <w:rFonts w:ascii="Consolas" w:eastAsia="Times New Roman" w:hAnsi="Consolas" w:cs="Times New Roman"/>
          <w:color w:val="CCCCCC"/>
          <w:kern w:val="0"/>
          <w:sz w:val="21"/>
          <w:szCs w:val="21"/>
          <w14:ligatures w14:val="none"/>
        </w:rPr>
        <w:t xml:space="preserve">    </w:t>
      </w:r>
      <w:proofErr w:type="spellStart"/>
      <w:r w:rsidRPr="00A532FF">
        <w:rPr>
          <w:rFonts w:ascii="Consolas" w:eastAsia="Times New Roman" w:hAnsi="Consolas" w:cs="Times New Roman"/>
          <w:color w:val="9CDCFE"/>
          <w:kern w:val="0"/>
          <w:sz w:val="21"/>
          <w:szCs w:val="21"/>
          <w14:ligatures w14:val="none"/>
        </w:rPr>
        <w:t>AvailiblityZone</w:t>
      </w:r>
      <w:proofErr w:type="spellEnd"/>
      <w:r w:rsidRPr="00A532FF">
        <w:rPr>
          <w:rFonts w:ascii="Consolas" w:eastAsia="Times New Roman" w:hAnsi="Consolas" w:cs="Times New Roman"/>
          <w:color w:val="CCCCCC"/>
          <w:kern w:val="0"/>
          <w:sz w:val="21"/>
          <w:szCs w:val="21"/>
          <w14:ligatures w14:val="none"/>
        </w:rPr>
        <w:t xml:space="preserve">                </w:t>
      </w:r>
      <w:r w:rsidRPr="00A532FF">
        <w:rPr>
          <w:rFonts w:ascii="Consolas" w:eastAsia="Times New Roman" w:hAnsi="Consolas" w:cs="Times New Roman"/>
          <w:color w:val="D4D4D4"/>
          <w:kern w:val="0"/>
          <w:sz w:val="21"/>
          <w:szCs w:val="21"/>
          <w14:ligatures w14:val="none"/>
        </w:rPr>
        <w:t>=</w:t>
      </w:r>
      <w:r w:rsidRPr="00A532FF">
        <w:rPr>
          <w:rFonts w:ascii="Consolas" w:eastAsia="Times New Roman" w:hAnsi="Consolas" w:cs="Times New Roman"/>
          <w:color w:val="CCCCCC"/>
          <w:kern w:val="0"/>
          <w:sz w:val="21"/>
          <w:szCs w:val="21"/>
          <w14:ligatures w14:val="none"/>
        </w:rPr>
        <w:t xml:space="preserve"> </w:t>
      </w:r>
      <w:r w:rsidRPr="00A532FF">
        <w:rPr>
          <w:rFonts w:ascii="Consolas" w:eastAsia="Times New Roman" w:hAnsi="Consolas" w:cs="Times New Roman"/>
          <w:color w:val="CE9178"/>
          <w:kern w:val="0"/>
          <w:sz w:val="21"/>
          <w:szCs w:val="21"/>
          <w14:ligatures w14:val="none"/>
        </w:rPr>
        <w:t>'us-west-2a'</w:t>
      </w:r>
    </w:p>
    <w:p w14:paraId="7887881E" w14:textId="77777777" w:rsidR="00A532FF" w:rsidRPr="00A532FF" w:rsidRDefault="00A532FF" w:rsidP="00A532FF">
      <w:pPr>
        <w:shd w:val="clear" w:color="auto" w:fill="1F1F1F"/>
        <w:spacing w:line="285" w:lineRule="atLeast"/>
        <w:rPr>
          <w:rFonts w:ascii="Consolas" w:eastAsia="Times New Roman" w:hAnsi="Consolas" w:cs="Times New Roman"/>
          <w:color w:val="CCCCCC"/>
          <w:kern w:val="0"/>
          <w:sz w:val="21"/>
          <w:szCs w:val="21"/>
          <w14:ligatures w14:val="none"/>
        </w:rPr>
      </w:pPr>
      <w:r w:rsidRPr="00A532FF">
        <w:rPr>
          <w:rFonts w:ascii="Consolas" w:eastAsia="Times New Roman" w:hAnsi="Consolas" w:cs="Times New Roman"/>
          <w:color w:val="CCCCCC"/>
          <w:kern w:val="0"/>
          <w:sz w:val="21"/>
          <w:szCs w:val="21"/>
          <w14:ligatures w14:val="none"/>
        </w:rPr>
        <w:t xml:space="preserve">    </w:t>
      </w:r>
      <w:r w:rsidRPr="00A532FF">
        <w:rPr>
          <w:rFonts w:ascii="Consolas" w:eastAsia="Times New Roman" w:hAnsi="Consolas" w:cs="Times New Roman"/>
          <w:color w:val="9CDCFE"/>
          <w:kern w:val="0"/>
          <w:sz w:val="21"/>
          <w:szCs w:val="21"/>
          <w14:ligatures w14:val="none"/>
        </w:rPr>
        <w:t>InstanceType1</w:t>
      </w:r>
      <w:r w:rsidRPr="00A532FF">
        <w:rPr>
          <w:rFonts w:ascii="Consolas" w:eastAsia="Times New Roman" w:hAnsi="Consolas" w:cs="Times New Roman"/>
          <w:color w:val="CCCCCC"/>
          <w:kern w:val="0"/>
          <w:sz w:val="21"/>
          <w:szCs w:val="21"/>
          <w14:ligatures w14:val="none"/>
        </w:rPr>
        <w:t xml:space="preserve">                   </w:t>
      </w:r>
      <w:r w:rsidRPr="00A532FF">
        <w:rPr>
          <w:rFonts w:ascii="Consolas" w:eastAsia="Times New Roman" w:hAnsi="Consolas" w:cs="Times New Roman"/>
          <w:color w:val="D4D4D4"/>
          <w:kern w:val="0"/>
          <w:sz w:val="21"/>
          <w:szCs w:val="21"/>
          <w14:ligatures w14:val="none"/>
        </w:rPr>
        <w:t>=</w:t>
      </w:r>
      <w:r w:rsidRPr="00A532FF">
        <w:rPr>
          <w:rFonts w:ascii="Consolas" w:eastAsia="Times New Roman" w:hAnsi="Consolas" w:cs="Times New Roman"/>
          <w:color w:val="CCCCCC"/>
          <w:kern w:val="0"/>
          <w:sz w:val="21"/>
          <w:szCs w:val="21"/>
          <w14:ligatures w14:val="none"/>
        </w:rPr>
        <w:t xml:space="preserve"> </w:t>
      </w:r>
      <w:r w:rsidRPr="00A532FF">
        <w:rPr>
          <w:rFonts w:ascii="Consolas" w:eastAsia="Times New Roman" w:hAnsi="Consolas" w:cs="Times New Roman"/>
          <w:color w:val="CE9178"/>
          <w:kern w:val="0"/>
          <w:sz w:val="21"/>
          <w:szCs w:val="21"/>
          <w14:ligatures w14:val="none"/>
        </w:rPr>
        <w:t>'r5.4xlarge'</w:t>
      </w:r>
    </w:p>
    <w:p w14:paraId="027DD2F3" w14:textId="77777777" w:rsidR="00A532FF" w:rsidRPr="00A532FF" w:rsidRDefault="00A532FF" w:rsidP="00A532FF">
      <w:pPr>
        <w:shd w:val="clear" w:color="auto" w:fill="1F1F1F"/>
        <w:spacing w:line="285" w:lineRule="atLeast"/>
        <w:rPr>
          <w:rFonts w:ascii="Consolas" w:eastAsia="Times New Roman" w:hAnsi="Consolas" w:cs="Times New Roman"/>
          <w:color w:val="CCCCCC"/>
          <w:kern w:val="0"/>
          <w:sz w:val="21"/>
          <w:szCs w:val="21"/>
          <w14:ligatures w14:val="none"/>
        </w:rPr>
      </w:pPr>
      <w:r w:rsidRPr="00A532FF">
        <w:rPr>
          <w:rFonts w:ascii="Consolas" w:eastAsia="Times New Roman" w:hAnsi="Consolas" w:cs="Times New Roman"/>
          <w:color w:val="CCCCCC"/>
          <w:kern w:val="0"/>
          <w:sz w:val="21"/>
          <w:szCs w:val="21"/>
          <w14:ligatures w14:val="none"/>
        </w:rPr>
        <w:t xml:space="preserve">    </w:t>
      </w:r>
      <w:r w:rsidRPr="00A532FF">
        <w:rPr>
          <w:rFonts w:ascii="Consolas" w:eastAsia="Times New Roman" w:hAnsi="Consolas" w:cs="Times New Roman"/>
          <w:color w:val="9CDCFE"/>
          <w:kern w:val="0"/>
          <w:sz w:val="21"/>
          <w:szCs w:val="21"/>
          <w14:ligatures w14:val="none"/>
        </w:rPr>
        <w:t>InstanceType2</w:t>
      </w:r>
      <w:r w:rsidRPr="00A532FF">
        <w:rPr>
          <w:rFonts w:ascii="Consolas" w:eastAsia="Times New Roman" w:hAnsi="Consolas" w:cs="Times New Roman"/>
          <w:color w:val="CCCCCC"/>
          <w:kern w:val="0"/>
          <w:sz w:val="21"/>
          <w:szCs w:val="21"/>
          <w14:ligatures w14:val="none"/>
        </w:rPr>
        <w:t xml:space="preserve">                   </w:t>
      </w:r>
      <w:r w:rsidRPr="00A532FF">
        <w:rPr>
          <w:rFonts w:ascii="Consolas" w:eastAsia="Times New Roman" w:hAnsi="Consolas" w:cs="Times New Roman"/>
          <w:color w:val="D4D4D4"/>
          <w:kern w:val="0"/>
          <w:sz w:val="21"/>
          <w:szCs w:val="21"/>
          <w14:ligatures w14:val="none"/>
        </w:rPr>
        <w:t>=</w:t>
      </w:r>
      <w:r w:rsidRPr="00A532FF">
        <w:rPr>
          <w:rFonts w:ascii="Consolas" w:eastAsia="Times New Roman" w:hAnsi="Consolas" w:cs="Times New Roman"/>
          <w:color w:val="CCCCCC"/>
          <w:kern w:val="0"/>
          <w:sz w:val="21"/>
          <w:szCs w:val="21"/>
          <w14:ligatures w14:val="none"/>
        </w:rPr>
        <w:t xml:space="preserve"> </w:t>
      </w:r>
      <w:r w:rsidRPr="00A532FF">
        <w:rPr>
          <w:rFonts w:ascii="Consolas" w:eastAsia="Times New Roman" w:hAnsi="Consolas" w:cs="Times New Roman"/>
          <w:color w:val="CE9178"/>
          <w:kern w:val="0"/>
          <w:sz w:val="21"/>
          <w:szCs w:val="21"/>
          <w14:ligatures w14:val="none"/>
        </w:rPr>
        <w:t>'r8a.4xlarge'</w:t>
      </w:r>
    </w:p>
    <w:p w14:paraId="3012650F" w14:textId="77777777" w:rsidR="00A532FF" w:rsidRPr="00A532FF" w:rsidRDefault="00A532FF" w:rsidP="00A532FF">
      <w:pPr>
        <w:shd w:val="clear" w:color="auto" w:fill="1F1F1F"/>
        <w:spacing w:line="285" w:lineRule="atLeast"/>
        <w:rPr>
          <w:rFonts w:ascii="Consolas" w:eastAsia="Times New Roman" w:hAnsi="Consolas" w:cs="Times New Roman"/>
          <w:color w:val="CCCCCC"/>
          <w:kern w:val="0"/>
          <w:sz w:val="21"/>
          <w:szCs w:val="21"/>
          <w14:ligatures w14:val="none"/>
        </w:rPr>
      </w:pPr>
      <w:r w:rsidRPr="00A532FF">
        <w:rPr>
          <w:rFonts w:ascii="Consolas" w:eastAsia="Times New Roman" w:hAnsi="Consolas" w:cs="Times New Roman"/>
          <w:color w:val="CCCCCC"/>
          <w:kern w:val="0"/>
          <w:sz w:val="21"/>
          <w:szCs w:val="21"/>
          <w14:ligatures w14:val="none"/>
        </w:rPr>
        <w:lastRenderedPageBreak/>
        <w:t xml:space="preserve">    </w:t>
      </w:r>
      <w:proofErr w:type="spellStart"/>
      <w:r w:rsidRPr="00A532FF">
        <w:rPr>
          <w:rFonts w:ascii="Consolas" w:eastAsia="Times New Roman" w:hAnsi="Consolas" w:cs="Times New Roman"/>
          <w:color w:val="9CDCFE"/>
          <w:kern w:val="0"/>
          <w:sz w:val="21"/>
          <w:szCs w:val="21"/>
          <w14:ligatures w14:val="none"/>
        </w:rPr>
        <w:t>CoreCount</w:t>
      </w:r>
      <w:proofErr w:type="spellEnd"/>
      <w:r w:rsidRPr="00A532FF">
        <w:rPr>
          <w:rFonts w:ascii="Consolas" w:eastAsia="Times New Roman" w:hAnsi="Consolas" w:cs="Times New Roman"/>
          <w:color w:val="CCCCCC"/>
          <w:kern w:val="0"/>
          <w:sz w:val="21"/>
          <w:szCs w:val="21"/>
          <w14:ligatures w14:val="none"/>
        </w:rPr>
        <w:t xml:space="preserve">                       </w:t>
      </w:r>
      <w:r w:rsidRPr="00A532FF">
        <w:rPr>
          <w:rFonts w:ascii="Consolas" w:eastAsia="Times New Roman" w:hAnsi="Consolas" w:cs="Times New Roman"/>
          <w:color w:val="D4D4D4"/>
          <w:kern w:val="0"/>
          <w:sz w:val="21"/>
          <w:szCs w:val="21"/>
          <w14:ligatures w14:val="none"/>
        </w:rPr>
        <w:t>=</w:t>
      </w:r>
      <w:r w:rsidRPr="00A532FF">
        <w:rPr>
          <w:rFonts w:ascii="Consolas" w:eastAsia="Times New Roman" w:hAnsi="Consolas" w:cs="Times New Roman"/>
          <w:color w:val="CCCCCC"/>
          <w:kern w:val="0"/>
          <w:sz w:val="21"/>
          <w:szCs w:val="21"/>
          <w14:ligatures w14:val="none"/>
        </w:rPr>
        <w:t xml:space="preserve"> </w:t>
      </w:r>
      <w:r w:rsidRPr="00A532FF">
        <w:rPr>
          <w:rFonts w:ascii="Consolas" w:eastAsia="Times New Roman" w:hAnsi="Consolas" w:cs="Times New Roman"/>
          <w:color w:val="B5CEA8"/>
          <w:kern w:val="0"/>
          <w:sz w:val="21"/>
          <w:szCs w:val="21"/>
          <w14:ligatures w14:val="none"/>
        </w:rPr>
        <w:t>6</w:t>
      </w:r>
    </w:p>
    <w:p w14:paraId="4CBBAD71" w14:textId="77777777" w:rsidR="00A532FF" w:rsidRPr="00A532FF" w:rsidRDefault="00A532FF" w:rsidP="00A532FF">
      <w:pPr>
        <w:shd w:val="clear" w:color="auto" w:fill="1F1F1F"/>
        <w:spacing w:line="285" w:lineRule="atLeast"/>
        <w:rPr>
          <w:rFonts w:ascii="Consolas" w:eastAsia="Times New Roman" w:hAnsi="Consolas" w:cs="Times New Roman"/>
          <w:color w:val="CCCCCC"/>
          <w:kern w:val="0"/>
          <w:sz w:val="21"/>
          <w:szCs w:val="21"/>
          <w14:ligatures w14:val="none"/>
        </w:rPr>
      </w:pPr>
      <w:r w:rsidRPr="00A532FF">
        <w:rPr>
          <w:rFonts w:ascii="Consolas" w:eastAsia="Times New Roman" w:hAnsi="Consolas" w:cs="Times New Roman"/>
          <w:color w:val="CCCCCC"/>
          <w:kern w:val="0"/>
          <w:sz w:val="21"/>
          <w:szCs w:val="21"/>
          <w14:ligatures w14:val="none"/>
        </w:rPr>
        <w:t xml:space="preserve">    </w:t>
      </w:r>
      <w:proofErr w:type="spellStart"/>
      <w:r w:rsidRPr="00A532FF">
        <w:rPr>
          <w:rFonts w:ascii="Consolas" w:eastAsia="Times New Roman" w:hAnsi="Consolas" w:cs="Times New Roman"/>
          <w:color w:val="9CDCFE"/>
          <w:kern w:val="0"/>
          <w:sz w:val="21"/>
          <w:szCs w:val="21"/>
          <w14:ligatures w14:val="none"/>
        </w:rPr>
        <w:t>ThreadsPerCore</w:t>
      </w:r>
      <w:proofErr w:type="spellEnd"/>
      <w:r w:rsidRPr="00A532FF">
        <w:rPr>
          <w:rFonts w:ascii="Consolas" w:eastAsia="Times New Roman" w:hAnsi="Consolas" w:cs="Times New Roman"/>
          <w:color w:val="CCCCCC"/>
          <w:kern w:val="0"/>
          <w:sz w:val="21"/>
          <w:szCs w:val="21"/>
          <w14:ligatures w14:val="none"/>
        </w:rPr>
        <w:t xml:space="preserve">                  </w:t>
      </w:r>
      <w:r w:rsidRPr="00A532FF">
        <w:rPr>
          <w:rFonts w:ascii="Consolas" w:eastAsia="Times New Roman" w:hAnsi="Consolas" w:cs="Times New Roman"/>
          <w:color w:val="D4D4D4"/>
          <w:kern w:val="0"/>
          <w:sz w:val="21"/>
          <w:szCs w:val="21"/>
          <w14:ligatures w14:val="none"/>
        </w:rPr>
        <w:t>=</w:t>
      </w:r>
      <w:r w:rsidRPr="00A532FF">
        <w:rPr>
          <w:rFonts w:ascii="Consolas" w:eastAsia="Times New Roman" w:hAnsi="Consolas" w:cs="Times New Roman"/>
          <w:color w:val="CCCCCC"/>
          <w:kern w:val="0"/>
          <w:sz w:val="21"/>
          <w:szCs w:val="21"/>
          <w14:ligatures w14:val="none"/>
        </w:rPr>
        <w:t xml:space="preserve"> </w:t>
      </w:r>
      <w:r w:rsidRPr="00A532FF">
        <w:rPr>
          <w:rFonts w:ascii="Consolas" w:eastAsia="Times New Roman" w:hAnsi="Consolas" w:cs="Times New Roman"/>
          <w:color w:val="B5CEA8"/>
          <w:kern w:val="0"/>
          <w:sz w:val="21"/>
          <w:szCs w:val="21"/>
          <w14:ligatures w14:val="none"/>
        </w:rPr>
        <w:t>1</w:t>
      </w:r>
    </w:p>
    <w:p w14:paraId="56F9B359" w14:textId="77777777" w:rsidR="00A532FF" w:rsidRPr="00A532FF" w:rsidRDefault="00A532FF" w:rsidP="00A532FF">
      <w:pPr>
        <w:shd w:val="clear" w:color="auto" w:fill="1F1F1F"/>
        <w:spacing w:line="285" w:lineRule="atLeast"/>
        <w:rPr>
          <w:rFonts w:ascii="Consolas" w:eastAsia="Times New Roman" w:hAnsi="Consolas" w:cs="Times New Roman"/>
          <w:color w:val="CCCCCC"/>
          <w:kern w:val="0"/>
          <w:sz w:val="21"/>
          <w:szCs w:val="21"/>
          <w14:ligatures w14:val="none"/>
        </w:rPr>
      </w:pPr>
      <w:r w:rsidRPr="00A532FF">
        <w:rPr>
          <w:rFonts w:ascii="Consolas" w:eastAsia="Times New Roman" w:hAnsi="Consolas" w:cs="Times New Roman"/>
          <w:color w:val="CCCCCC"/>
          <w:kern w:val="0"/>
          <w:sz w:val="21"/>
          <w:szCs w:val="21"/>
          <w14:ligatures w14:val="none"/>
        </w:rPr>
        <w:t xml:space="preserve">    </w:t>
      </w:r>
      <w:proofErr w:type="spellStart"/>
      <w:r w:rsidRPr="00A532FF">
        <w:rPr>
          <w:rFonts w:ascii="Consolas" w:eastAsia="Times New Roman" w:hAnsi="Consolas" w:cs="Times New Roman"/>
          <w:color w:val="9CDCFE"/>
          <w:kern w:val="0"/>
          <w:sz w:val="21"/>
          <w:szCs w:val="21"/>
          <w14:ligatures w14:val="none"/>
        </w:rPr>
        <w:t>PrimeNumberTestRunLimit</w:t>
      </w:r>
      <w:proofErr w:type="spellEnd"/>
      <w:r w:rsidRPr="00A532FF">
        <w:rPr>
          <w:rFonts w:ascii="Consolas" w:eastAsia="Times New Roman" w:hAnsi="Consolas" w:cs="Times New Roman"/>
          <w:color w:val="CCCCCC"/>
          <w:kern w:val="0"/>
          <w:sz w:val="21"/>
          <w:szCs w:val="21"/>
          <w14:ligatures w14:val="none"/>
        </w:rPr>
        <w:t xml:space="preserve">         </w:t>
      </w:r>
      <w:r w:rsidRPr="00A532FF">
        <w:rPr>
          <w:rFonts w:ascii="Consolas" w:eastAsia="Times New Roman" w:hAnsi="Consolas" w:cs="Times New Roman"/>
          <w:color w:val="D4D4D4"/>
          <w:kern w:val="0"/>
          <w:sz w:val="21"/>
          <w:szCs w:val="21"/>
          <w14:ligatures w14:val="none"/>
        </w:rPr>
        <w:t>=</w:t>
      </w:r>
      <w:r w:rsidRPr="00A532FF">
        <w:rPr>
          <w:rFonts w:ascii="Consolas" w:eastAsia="Times New Roman" w:hAnsi="Consolas" w:cs="Times New Roman"/>
          <w:color w:val="CCCCCC"/>
          <w:kern w:val="0"/>
          <w:sz w:val="21"/>
          <w:szCs w:val="21"/>
          <w14:ligatures w14:val="none"/>
        </w:rPr>
        <w:t xml:space="preserve"> </w:t>
      </w:r>
      <w:r w:rsidRPr="00A532FF">
        <w:rPr>
          <w:rFonts w:ascii="Consolas" w:eastAsia="Times New Roman" w:hAnsi="Consolas" w:cs="Times New Roman"/>
          <w:color w:val="CE9178"/>
          <w:kern w:val="0"/>
          <w:sz w:val="21"/>
          <w:szCs w:val="21"/>
          <w14:ligatures w14:val="none"/>
        </w:rPr>
        <w:t>'10'</w:t>
      </w:r>
    </w:p>
    <w:p w14:paraId="44623B5E" w14:textId="77777777" w:rsidR="00A532FF" w:rsidRPr="00A532FF" w:rsidRDefault="00A532FF" w:rsidP="00A532FF">
      <w:pPr>
        <w:shd w:val="clear" w:color="auto" w:fill="1F1F1F"/>
        <w:spacing w:line="285" w:lineRule="atLeast"/>
        <w:rPr>
          <w:rFonts w:ascii="Consolas" w:eastAsia="Times New Roman" w:hAnsi="Consolas" w:cs="Times New Roman"/>
          <w:color w:val="CCCCCC"/>
          <w:kern w:val="0"/>
          <w:sz w:val="21"/>
          <w:szCs w:val="21"/>
          <w14:ligatures w14:val="none"/>
        </w:rPr>
      </w:pPr>
      <w:r w:rsidRPr="00A532FF">
        <w:rPr>
          <w:rFonts w:ascii="Consolas" w:eastAsia="Times New Roman" w:hAnsi="Consolas" w:cs="Times New Roman"/>
          <w:color w:val="CCCCCC"/>
          <w:kern w:val="0"/>
          <w:sz w:val="21"/>
          <w:szCs w:val="21"/>
          <w14:ligatures w14:val="none"/>
        </w:rPr>
        <w:t xml:space="preserve">    </w:t>
      </w:r>
      <w:proofErr w:type="spellStart"/>
      <w:r w:rsidRPr="00A532FF">
        <w:rPr>
          <w:rFonts w:ascii="Consolas" w:eastAsia="Times New Roman" w:hAnsi="Consolas" w:cs="Times New Roman"/>
          <w:color w:val="9CDCFE"/>
          <w:kern w:val="0"/>
          <w:sz w:val="21"/>
          <w:szCs w:val="21"/>
          <w14:ligatures w14:val="none"/>
        </w:rPr>
        <w:t>PrimeNumberTestUpperNumberRange</w:t>
      </w:r>
      <w:proofErr w:type="spellEnd"/>
      <w:r w:rsidRPr="00A532FF">
        <w:rPr>
          <w:rFonts w:ascii="Consolas" w:eastAsia="Times New Roman" w:hAnsi="Consolas" w:cs="Times New Roman"/>
          <w:color w:val="CCCCCC"/>
          <w:kern w:val="0"/>
          <w:sz w:val="21"/>
          <w:szCs w:val="21"/>
          <w14:ligatures w14:val="none"/>
        </w:rPr>
        <w:t xml:space="preserve"> </w:t>
      </w:r>
      <w:r w:rsidRPr="00A532FF">
        <w:rPr>
          <w:rFonts w:ascii="Consolas" w:eastAsia="Times New Roman" w:hAnsi="Consolas" w:cs="Times New Roman"/>
          <w:color w:val="D4D4D4"/>
          <w:kern w:val="0"/>
          <w:sz w:val="21"/>
          <w:szCs w:val="21"/>
          <w14:ligatures w14:val="none"/>
        </w:rPr>
        <w:t>=</w:t>
      </w:r>
      <w:r w:rsidRPr="00A532FF">
        <w:rPr>
          <w:rFonts w:ascii="Consolas" w:eastAsia="Times New Roman" w:hAnsi="Consolas" w:cs="Times New Roman"/>
          <w:color w:val="CCCCCC"/>
          <w:kern w:val="0"/>
          <w:sz w:val="21"/>
          <w:szCs w:val="21"/>
          <w14:ligatures w14:val="none"/>
        </w:rPr>
        <w:t xml:space="preserve"> </w:t>
      </w:r>
      <w:r w:rsidRPr="00A532FF">
        <w:rPr>
          <w:rFonts w:ascii="Consolas" w:eastAsia="Times New Roman" w:hAnsi="Consolas" w:cs="Times New Roman"/>
          <w:color w:val="CE9178"/>
          <w:kern w:val="0"/>
          <w:sz w:val="21"/>
          <w:szCs w:val="21"/>
          <w14:ligatures w14:val="none"/>
        </w:rPr>
        <w:t>'10000'</w:t>
      </w:r>
    </w:p>
    <w:p w14:paraId="078C5D6B" w14:textId="77777777" w:rsidR="00A532FF" w:rsidRPr="00A532FF" w:rsidRDefault="00A532FF" w:rsidP="00A532FF">
      <w:pPr>
        <w:shd w:val="clear" w:color="auto" w:fill="1F1F1F"/>
        <w:spacing w:line="285" w:lineRule="atLeast"/>
        <w:rPr>
          <w:rFonts w:ascii="Consolas" w:eastAsia="Times New Roman" w:hAnsi="Consolas" w:cs="Times New Roman"/>
          <w:color w:val="CCCCCC"/>
          <w:kern w:val="0"/>
          <w:sz w:val="21"/>
          <w:szCs w:val="21"/>
          <w14:ligatures w14:val="none"/>
        </w:rPr>
      </w:pPr>
      <w:r w:rsidRPr="00A532FF">
        <w:rPr>
          <w:rFonts w:ascii="Consolas" w:eastAsia="Times New Roman" w:hAnsi="Consolas" w:cs="Times New Roman"/>
          <w:color w:val="CCCCCC"/>
          <w:kern w:val="0"/>
          <w:sz w:val="21"/>
          <w:szCs w:val="21"/>
          <w14:ligatures w14:val="none"/>
        </w:rPr>
        <w:t>}</w:t>
      </w:r>
    </w:p>
    <w:p w14:paraId="2EE8844D" w14:textId="77777777" w:rsidR="00A532FF" w:rsidRPr="00A532FF" w:rsidRDefault="00A532FF" w:rsidP="00A532FF">
      <w:pPr>
        <w:shd w:val="clear" w:color="auto" w:fill="1F1F1F"/>
        <w:spacing w:line="285" w:lineRule="atLeast"/>
        <w:rPr>
          <w:rFonts w:ascii="Consolas" w:eastAsia="Times New Roman" w:hAnsi="Consolas" w:cs="Times New Roman"/>
          <w:color w:val="CCCCCC"/>
          <w:kern w:val="0"/>
          <w:sz w:val="21"/>
          <w:szCs w:val="21"/>
          <w14:ligatures w14:val="none"/>
        </w:rPr>
      </w:pPr>
    </w:p>
    <w:p w14:paraId="29283AD1" w14:textId="77777777" w:rsidR="00A532FF" w:rsidRPr="00A532FF" w:rsidRDefault="00A532FF" w:rsidP="00A532FF">
      <w:pPr>
        <w:shd w:val="clear" w:color="auto" w:fill="1F1F1F"/>
        <w:spacing w:line="285" w:lineRule="atLeast"/>
        <w:rPr>
          <w:rFonts w:ascii="Consolas" w:eastAsia="Times New Roman" w:hAnsi="Consolas" w:cs="Times New Roman"/>
          <w:color w:val="CCCCCC"/>
          <w:kern w:val="0"/>
          <w:sz w:val="21"/>
          <w:szCs w:val="21"/>
          <w14:ligatures w14:val="none"/>
        </w:rPr>
      </w:pPr>
      <w:r w:rsidRPr="00A532FF">
        <w:rPr>
          <w:rFonts w:ascii="Consolas" w:eastAsia="Times New Roman" w:hAnsi="Consolas" w:cs="Times New Roman"/>
          <w:color w:val="6A9955"/>
          <w:kern w:val="0"/>
          <w:sz w:val="21"/>
          <w:szCs w:val="21"/>
          <w14:ligatures w14:val="none"/>
        </w:rPr>
        <w:t># Replace XX with actual characters from the AWS console</w:t>
      </w:r>
    </w:p>
    <w:p w14:paraId="07652A4A" w14:textId="77777777" w:rsidR="00A532FF" w:rsidRPr="00A532FF" w:rsidRDefault="00A532FF" w:rsidP="00A532FF">
      <w:pPr>
        <w:shd w:val="clear" w:color="auto" w:fill="1F1F1F"/>
        <w:spacing w:line="285" w:lineRule="atLeast"/>
        <w:rPr>
          <w:rFonts w:ascii="Consolas" w:eastAsia="Times New Roman" w:hAnsi="Consolas" w:cs="Times New Roman"/>
          <w:color w:val="CCCCCC"/>
          <w:kern w:val="0"/>
          <w:sz w:val="21"/>
          <w:szCs w:val="21"/>
          <w14:ligatures w14:val="none"/>
        </w:rPr>
      </w:pPr>
      <w:r w:rsidRPr="00A532FF">
        <w:rPr>
          <w:rFonts w:ascii="Consolas" w:eastAsia="Times New Roman" w:hAnsi="Consolas" w:cs="Times New Roman"/>
          <w:color w:val="DCDCAA"/>
          <w:kern w:val="0"/>
          <w:sz w:val="21"/>
          <w:szCs w:val="21"/>
          <w14:ligatures w14:val="none"/>
        </w:rPr>
        <w:t>Start-</w:t>
      </w:r>
      <w:proofErr w:type="spellStart"/>
      <w:r w:rsidRPr="00A532FF">
        <w:rPr>
          <w:rFonts w:ascii="Consolas" w:eastAsia="Times New Roman" w:hAnsi="Consolas" w:cs="Times New Roman"/>
          <w:color w:val="DCDCAA"/>
          <w:kern w:val="0"/>
          <w:sz w:val="21"/>
          <w:szCs w:val="21"/>
          <w14:ligatures w14:val="none"/>
        </w:rPr>
        <w:t>SSMAutomationExecution</w:t>
      </w:r>
      <w:proofErr w:type="spellEnd"/>
      <w:r w:rsidRPr="00A532FF">
        <w:rPr>
          <w:rFonts w:ascii="Consolas" w:eastAsia="Times New Roman" w:hAnsi="Consolas" w:cs="Times New Roman"/>
          <w:color w:val="CCCCCC"/>
          <w:kern w:val="0"/>
          <w:sz w:val="21"/>
          <w:szCs w:val="21"/>
          <w14:ligatures w14:val="none"/>
        </w:rPr>
        <w:t xml:space="preserve"> </w:t>
      </w:r>
      <w:r w:rsidRPr="00A532FF">
        <w:rPr>
          <w:rFonts w:ascii="Consolas" w:eastAsia="Times New Roman" w:hAnsi="Consolas" w:cs="Times New Roman"/>
          <w:color w:val="9CDCFE"/>
          <w:kern w:val="0"/>
          <w:sz w:val="21"/>
          <w:szCs w:val="21"/>
          <w14:ligatures w14:val="none"/>
        </w:rPr>
        <w:t>-</w:t>
      </w:r>
      <w:proofErr w:type="spellStart"/>
      <w:r w:rsidRPr="00A532FF">
        <w:rPr>
          <w:rFonts w:ascii="Consolas" w:eastAsia="Times New Roman" w:hAnsi="Consolas" w:cs="Times New Roman"/>
          <w:color w:val="9CDCFE"/>
          <w:kern w:val="0"/>
          <w:sz w:val="21"/>
          <w:szCs w:val="21"/>
          <w14:ligatures w14:val="none"/>
        </w:rPr>
        <w:t>DocumentName</w:t>
      </w:r>
      <w:proofErr w:type="spellEnd"/>
      <w:r w:rsidRPr="00A532FF">
        <w:rPr>
          <w:rFonts w:ascii="Consolas" w:eastAsia="Times New Roman" w:hAnsi="Consolas" w:cs="Times New Roman"/>
          <w:color w:val="CCCCCC"/>
          <w:kern w:val="0"/>
          <w:sz w:val="21"/>
          <w:szCs w:val="21"/>
          <w14:ligatures w14:val="none"/>
        </w:rPr>
        <w:t xml:space="preserve"> </w:t>
      </w:r>
      <w:r w:rsidRPr="00A532FF">
        <w:rPr>
          <w:rFonts w:ascii="Consolas" w:eastAsia="Times New Roman" w:hAnsi="Consolas" w:cs="Times New Roman"/>
          <w:color w:val="CE9178"/>
          <w:kern w:val="0"/>
          <w:sz w:val="21"/>
          <w:szCs w:val="21"/>
          <w14:ligatures w14:val="none"/>
        </w:rPr>
        <w:t>'</w:t>
      </w:r>
      <w:proofErr w:type="spellStart"/>
      <w:r w:rsidRPr="00A532FF">
        <w:rPr>
          <w:rFonts w:ascii="Consolas" w:eastAsia="Times New Roman" w:hAnsi="Consolas" w:cs="Times New Roman"/>
          <w:color w:val="CE9178"/>
          <w:kern w:val="0"/>
          <w:sz w:val="21"/>
          <w:szCs w:val="21"/>
          <w14:ligatures w14:val="none"/>
        </w:rPr>
        <w:t>PrimeNumberTest</w:t>
      </w:r>
      <w:proofErr w:type="spellEnd"/>
      <w:r w:rsidRPr="00A532FF">
        <w:rPr>
          <w:rFonts w:ascii="Consolas" w:eastAsia="Times New Roman" w:hAnsi="Consolas" w:cs="Times New Roman"/>
          <w:color w:val="CE9178"/>
          <w:kern w:val="0"/>
          <w:sz w:val="21"/>
          <w:szCs w:val="21"/>
          <w14:ligatures w14:val="none"/>
        </w:rPr>
        <w:t>-XX'</w:t>
      </w:r>
      <w:r w:rsidRPr="00A532FF">
        <w:rPr>
          <w:rFonts w:ascii="Consolas" w:eastAsia="Times New Roman" w:hAnsi="Consolas" w:cs="Times New Roman"/>
          <w:color w:val="CCCCCC"/>
          <w:kern w:val="0"/>
          <w:sz w:val="21"/>
          <w:szCs w:val="21"/>
          <w14:ligatures w14:val="none"/>
        </w:rPr>
        <w:t xml:space="preserve"> </w:t>
      </w:r>
      <w:r w:rsidRPr="00A532FF">
        <w:rPr>
          <w:rFonts w:ascii="Consolas" w:eastAsia="Times New Roman" w:hAnsi="Consolas" w:cs="Times New Roman"/>
          <w:color w:val="9CDCFE"/>
          <w:kern w:val="0"/>
          <w:sz w:val="21"/>
          <w:szCs w:val="21"/>
          <w14:ligatures w14:val="none"/>
        </w:rPr>
        <w:t>-Parameter</w:t>
      </w:r>
      <w:r w:rsidRPr="00A532FF">
        <w:rPr>
          <w:rFonts w:ascii="Consolas" w:eastAsia="Times New Roman" w:hAnsi="Consolas" w:cs="Times New Roman"/>
          <w:color w:val="CCCCCC"/>
          <w:kern w:val="0"/>
          <w:sz w:val="21"/>
          <w:szCs w:val="21"/>
          <w14:ligatures w14:val="none"/>
        </w:rPr>
        <w:t xml:space="preserve"> </w:t>
      </w:r>
      <w:r w:rsidRPr="00A532FF">
        <w:rPr>
          <w:rFonts w:ascii="Consolas" w:eastAsia="Times New Roman" w:hAnsi="Consolas" w:cs="Times New Roman"/>
          <w:color w:val="9CDCFE"/>
          <w:kern w:val="0"/>
          <w:sz w:val="21"/>
          <w:szCs w:val="21"/>
          <w14:ligatures w14:val="none"/>
        </w:rPr>
        <w:t>$Params</w:t>
      </w:r>
    </w:p>
    <w:p w14:paraId="38BF1898" w14:textId="77777777" w:rsidR="007966C2" w:rsidRDefault="007966C2" w:rsidP="007966C2"/>
    <w:p w14:paraId="36379616" w14:textId="5983FF08" w:rsidR="007966C2" w:rsidRDefault="007966C2" w:rsidP="007966C2">
      <w:pPr>
        <w:pStyle w:val="Heading2"/>
      </w:pPr>
      <w:r>
        <w:t>Activity 2 – Converting an instance from Intel to AMD</w:t>
      </w:r>
    </w:p>
    <w:p w14:paraId="02B29B66" w14:textId="70D8F2FE" w:rsidR="007966C2" w:rsidRDefault="007966C2" w:rsidP="007966C2">
      <w:r>
        <w:t xml:space="preserve">In this activity, you will convert </w:t>
      </w:r>
      <w:r w:rsidR="00686625">
        <w:t>an</w:t>
      </w:r>
      <w:r>
        <w:t xml:space="preserve"> </w:t>
      </w:r>
      <w:r w:rsidR="00642089">
        <w:t xml:space="preserve">Intel-powered </w:t>
      </w:r>
      <w:r w:rsidR="00316839">
        <w:t>r5.4xla</w:t>
      </w:r>
      <w:r w:rsidR="00125675">
        <w:t>rge</w:t>
      </w:r>
      <w:r w:rsidR="005053C7">
        <w:t xml:space="preserve"> </w:t>
      </w:r>
      <w:r>
        <w:t>instance</w:t>
      </w:r>
      <w:r w:rsidR="001A4188">
        <w:t>,</w:t>
      </w:r>
      <w:r w:rsidR="000C6F12">
        <w:t xml:space="preserve"> like</w:t>
      </w:r>
      <w:r>
        <w:t xml:space="preserve"> tested above</w:t>
      </w:r>
      <w:r w:rsidR="001A4188">
        <w:t>,</w:t>
      </w:r>
      <w:r>
        <w:t xml:space="preserve"> to </w:t>
      </w:r>
      <w:r w:rsidR="007F55BD">
        <w:t xml:space="preserve">the </w:t>
      </w:r>
      <w:r>
        <w:t>AMD</w:t>
      </w:r>
      <w:r w:rsidR="00642089">
        <w:t xml:space="preserve">-powered </w:t>
      </w:r>
      <w:r w:rsidR="00125675">
        <w:t>r8a.4xlarge</w:t>
      </w:r>
      <w:r w:rsidR="00DA066F">
        <w:t>.</w:t>
      </w:r>
      <w:r>
        <w:t xml:space="preserve"> In this activity, you have two paths</w:t>
      </w:r>
      <w:r w:rsidR="00181E8C">
        <w:t xml:space="preserve"> to </w:t>
      </w:r>
      <w:r w:rsidR="001A4188">
        <w:t>completion</w:t>
      </w:r>
      <w:r>
        <w:t xml:space="preserve">: the console </w:t>
      </w:r>
      <w:r w:rsidR="00181E8C">
        <w:t>or</w:t>
      </w:r>
      <w:r>
        <w:t xml:space="preserve"> AWS PowerShell (API). The recommended approach to converting instances in production is to use scripts </w:t>
      </w:r>
      <w:r w:rsidR="00181E8C">
        <w:t xml:space="preserve">of </w:t>
      </w:r>
      <w:proofErr w:type="spellStart"/>
      <w:r w:rsidR="00181E8C">
        <w:t>IaC</w:t>
      </w:r>
      <w:proofErr w:type="spellEnd"/>
      <w:r>
        <w:t xml:space="preserve"> </w:t>
      </w:r>
      <w:r w:rsidR="00154624">
        <w:t>using</w:t>
      </w:r>
      <w:r>
        <w:t xml:space="preserve"> AWS APIs. </w:t>
      </w:r>
      <w:r w:rsidR="008F007C">
        <w:t>This prevents accidental human errors and programmatically sets everything as it should be.</w:t>
      </w:r>
      <w:r>
        <w:t xml:space="preserve"> </w:t>
      </w:r>
      <w:r w:rsidR="00D805F2">
        <w:t>Note, these steps are the same if you are running a r6a.</w:t>
      </w:r>
      <w:r w:rsidR="00E82A76">
        <w:t>4</w:t>
      </w:r>
      <w:r w:rsidR="00D805F2">
        <w:t>xl</w:t>
      </w:r>
      <w:r w:rsidR="00E82A76">
        <w:t>arge</w:t>
      </w:r>
      <w:r w:rsidR="00D805F2">
        <w:t xml:space="preserve"> and want to upgrade to the latest r8a.</w:t>
      </w:r>
      <w:r w:rsidR="00E82A76">
        <w:t>4</w:t>
      </w:r>
      <w:r w:rsidR="00D805F2">
        <w:t>xl</w:t>
      </w:r>
      <w:r w:rsidR="00E82A76">
        <w:t>arge</w:t>
      </w:r>
      <w:r w:rsidR="00D805F2">
        <w:t xml:space="preserve"> instance. </w:t>
      </w:r>
    </w:p>
    <w:p w14:paraId="00AE1978" w14:textId="21587114" w:rsidR="005264A0" w:rsidRDefault="005264A0" w:rsidP="007D3C97">
      <w:pPr>
        <w:pStyle w:val="Heading3"/>
      </w:pPr>
      <w:r>
        <w:t>Activity 2-1</w:t>
      </w:r>
      <w:r w:rsidR="007D3C97">
        <w:t xml:space="preserve"> Stop your instance</w:t>
      </w:r>
    </w:p>
    <w:p w14:paraId="4B5C3780" w14:textId="77777777" w:rsidR="007D3C97" w:rsidRDefault="007D3C97" w:rsidP="007D3C97">
      <w:pPr>
        <w:pStyle w:val="ListParagraph"/>
        <w:numPr>
          <w:ilvl w:val="0"/>
          <w:numId w:val="6"/>
        </w:numPr>
      </w:pPr>
      <w:r>
        <w:t xml:space="preserve">In the </w:t>
      </w:r>
      <w:hyperlink r:id="rId18" w:history="1">
        <w:r w:rsidRPr="00DC5DD3">
          <w:rPr>
            <w:rStyle w:val="Hyperlink"/>
          </w:rPr>
          <w:t>EC2 Console</w:t>
        </w:r>
      </w:hyperlink>
      <w:r>
        <w:t xml:space="preserve">, select </w:t>
      </w:r>
      <w:r>
        <w:rPr>
          <w:b/>
          <w:bCs/>
        </w:rPr>
        <w:t>Instances</w:t>
      </w:r>
      <w:r>
        <w:t xml:space="preserve"> in the left-hand navigation pane</w:t>
      </w:r>
    </w:p>
    <w:p w14:paraId="2BCA0A3C" w14:textId="56166244" w:rsidR="007D3C97" w:rsidRPr="0055390A" w:rsidRDefault="008F007C" w:rsidP="007D3C97">
      <w:pPr>
        <w:pStyle w:val="ListParagraph"/>
        <w:numPr>
          <w:ilvl w:val="0"/>
          <w:numId w:val="6"/>
        </w:numPr>
      </w:pPr>
      <w:r>
        <w:t>Right-click</w:t>
      </w:r>
      <w:r w:rsidR="007D3C97">
        <w:t xml:space="preserve"> on the EC2 instance </w:t>
      </w:r>
      <w:r w:rsidR="00744E9F">
        <w:t>named</w:t>
      </w:r>
      <w:r w:rsidR="007D3C97">
        <w:t xml:space="preserve"> </w:t>
      </w:r>
      <w:r w:rsidR="0035371B">
        <w:rPr>
          <w:b/>
          <w:bCs/>
        </w:rPr>
        <w:t>AMD-ID-01</w:t>
      </w:r>
      <w:r w:rsidR="007D3C97">
        <w:t xml:space="preserve"> and select </w:t>
      </w:r>
      <w:r w:rsidR="0022621F">
        <w:rPr>
          <w:b/>
          <w:bCs/>
        </w:rPr>
        <w:t>Stop instance</w:t>
      </w:r>
    </w:p>
    <w:p w14:paraId="73AFBD92" w14:textId="50659E27" w:rsidR="0055390A" w:rsidRPr="00E65EC4" w:rsidRDefault="00BB065F" w:rsidP="00B71D29">
      <w:pPr>
        <w:jc w:val="center"/>
      </w:pPr>
      <w:r>
        <w:rPr>
          <w:noProof/>
        </w:rPr>
        <w:drawing>
          <wp:inline distT="0" distB="0" distL="0" distR="0" wp14:anchorId="07253B54" wp14:editId="10EBDF23">
            <wp:extent cx="5934710" cy="3053715"/>
            <wp:effectExtent l="0" t="0" r="8890" b="0"/>
            <wp:docPr id="6896991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4710" cy="3053715"/>
                    </a:xfrm>
                    <a:prstGeom prst="rect">
                      <a:avLst/>
                    </a:prstGeom>
                    <a:noFill/>
                    <a:ln>
                      <a:noFill/>
                    </a:ln>
                  </pic:spPr>
                </pic:pic>
              </a:graphicData>
            </a:graphic>
          </wp:inline>
        </w:drawing>
      </w:r>
    </w:p>
    <w:p w14:paraId="5981DD69" w14:textId="6B921047" w:rsidR="00E65EC4" w:rsidRPr="0055390A" w:rsidRDefault="00E65EC4" w:rsidP="007D3C97">
      <w:pPr>
        <w:pStyle w:val="ListParagraph"/>
        <w:numPr>
          <w:ilvl w:val="0"/>
          <w:numId w:val="6"/>
        </w:numPr>
      </w:pPr>
      <w:r>
        <w:t xml:space="preserve">The Stop instance dialog will appear. </w:t>
      </w:r>
      <w:r w:rsidR="00CB0E97">
        <w:t xml:space="preserve">Leave </w:t>
      </w:r>
      <w:r w:rsidR="00CB0E97">
        <w:rPr>
          <w:b/>
          <w:bCs/>
        </w:rPr>
        <w:t>Skip OS shutdown</w:t>
      </w:r>
      <w:r w:rsidR="00CB0E97">
        <w:t xml:space="preserve">, </w:t>
      </w:r>
      <w:r w:rsidR="00CB0E97">
        <w:rPr>
          <w:b/>
          <w:bCs/>
        </w:rPr>
        <w:t>unchecked</w:t>
      </w:r>
      <w:r w:rsidR="00003C14">
        <w:t xml:space="preserve"> and select </w:t>
      </w:r>
      <w:r w:rsidR="00003C14" w:rsidRPr="00003C14">
        <w:rPr>
          <w:b/>
          <w:bCs/>
        </w:rPr>
        <w:t>Stop</w:t>
      </w:r>
    </w:p>
    <w:p w14:paraId="0C468497" w14:textId="4CDD0D83" w:rsidR="0055390A" w:rsidRDefault="0055390A" w:rsidP="00B71D29">
      <w:pPr>
        <w:jc w:val="center"/>
      </w:pPr>
      <w:r>
        <w:rPr>
          <w:noProof/>
        </w:rPr>
        <w:lastRenderedPageBreak/>
        <w:drawing>
          <wp:inline distT="0" distB="0" distL="0" distR="0" wp14:anchorId="20C52DDA" wp14:editId="7522A33B">
            <wp:extent cx="5934710" cy="3249295"/>
            <wp:effectExtent l="0" t="0" r="8890" b="8255"/>
            <wp:docPr id="2933631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4710" cy="3249295"/>
                    </a:xfrm>
                    <a:prstGeom prst="rect">
                      <a:avLst/>
                    </a:prstGeom>
                    <a:noFill/>
                    <a:ln>
                      <a:noFill/>
                    </a:ln>
                  </pic:spPr>
                </pic:pic>
              </a:graphicData>
            </a:graphic>
          </wp:inline>
        </w:drawing>
      </w:r>
    </w:p>
    <w:p w14:paraId="0B63C359" w14:textId="77777777" w:rsidR="0055390A" w:rsidRPr="00DA0378" w:rsidRDefault="0055390A" w:rsidP="0055390A"/>
    <w:p w14:paraId="557720F5" w14:textId="149F855E" w:rsidR="00003C14" w:rsidRDefault="00003C14" w:rsidP="00A0346D">
      <w:pPr>
        <w:ind w:firstLine="360"/>
      </w:pPr>
      <w:r>
        <w:t xml:space="preserve">The instance </w:t>
      </w:r>
      <w:r w:rsidR="0034610D">
        <w:t>will be</w:t>
      </w:r>
      <w:r>
        <w:t xml:space="preserve"> </w:t>
      </w:r>
      <w:r w:rsidR="00066665">
        <w:t xml:space="preserve">in a </w:t>
      </w:r>
      <w:proofErr w:type="gramStart"/>
      <w:r>
        <w:t>stopped</w:t>
      </w:r>
      <w:proofErr w:type="gramEnd"/>
      <w:r>
        <w:t xml:space="preserve"> </w:t>
      </w:r>
      <w:r w:rsidR="00066665">
        <w:t xml:space="preserve">state </w:t>
      </w:r>
      <w:r>
        <w:t xml:space="preserve">in 2 minutes or </w:t>
      </w:r>
      <w:r w:rsidR="00066665">
        <w:t>fewer</w:t>
      </w:r>
      <w:r>
        <w:t xml:space="preserve">. </w:t>
      </w:r>
    </w:p>
    <w:p w14:paraId="16ED18A9" w14:textId="40F27BE2" w:rsidR="007D3C97" w:rsidRDefault="007D3C97" w:rsidP="007D3C97">
      <w:pPr>
        <w:pStyle w:val="Heading3"/>
      </w:pPr>
      <w:r>
        <w:t>Activity 2-2 Change your instance type</w:t>
      </w:r>
    </w:p>
    <w:p w14:paraId="6342ED18" w14:textId="5F858951" w:rsidR="00922E89" w:rsidRPr="00064286" w:rsidRDefault="008051B1" w:rsidP="007D3C97">
      <w:pPr>
        <w:pStyle w:val="ListParagraph"/>
        <w:numPr>
          <w:ilvl w:val="0"/>
          <w:numId w:val="7"/>
        </w:numPr>
      </w:pPr>
      <w:r>
        <w:t xml:space="preserve">Once the instance </w:t>
      </w:r>
      <w:r w:rsidR="00EA2582">
        <w:t>is in</w:t>
      </w:r>
      <w:r>
        <w:t xml:space="preserve"> a stopped state</w:t>
      </w:r>
      <w:r w:rsidR="00EA2582">
        <w:t>, r</w:t>
      </w:r>
      <w:r w:rsidR="009251C3">
        <w:t>ight-click</w:t>
      </w:r>
      <w:r w:rsidR="00A0645F">
        <w:t xml:space="preserve"> on</w:t>
      </w:r>
      <w:r w:rsidR="00922E89">
        <w:t xml:space="preserve"> the EC2 </w:t>
      </w:r>
      <w:r w:rsidR="00A0645F">
        <w:t>instance</w:t>
      </w:r>
      <w:r w:rsidR="00922E89">
        <w:t xml:space="preserve"> </w:t>
      </w:r>
      <w:r w:rsidR="00744E9F">
        <w:t>named</w:t>
      </w:r>
      <w:r w:rsidR="00922E89">
        <w:t xml:space="preserve"> </w:t>
      </w:r>
      <w:r w:rsidR="00EA33B6">
        <w:rPr>
          <w:b/>
          <w:bCs/>
        </w:rPr>
        <w:t>AMD-ID-01</w:t>
      </w:r>
      <w:r w:rsidR="00EA33B6">
        <w:t xml:space="preserve"> </w:t>
      </w:r>
      <w:r w:rsidR="00A50650">
        <w:t xml:space="preserve">and select </w:t>
      </w:r>
      <w:r w:rsidR="00A50650" w:rsidRPr="008051B1">
        <w:rPr>
          <w:b/>
          <w:bCs/>
        </w:rPr>
        <w:t>Instance settings</w:t>
      </w:r>
      <w:r w:rsidR="00A50650">
        <w:t xml:space="preserve"> &gt; </w:t>
      </w:r>
      <w:r w:rsidR="00FC53FF" w:rsidRPr="008051B1">
        <w:rPr>
          <w:b/>
          <w:bCs/>
        </w:rPr>
        <w:t>Change instance type</w:t>
      </w:r>
    </w:p>
    <w:p w14:paraId="2493516D" w14:textId="4A67D440" w:rsidR="00064286" w:rsidRDefault="00064286" w:rsidP="00B71D29">
      <w:pPr>
        <w:jc w:val="center"/>
      </w:pPr>
      <w:r>
        <w:rPr>
          <w:noProof/>
        </w:rPr>
        <w:drawing>
          <wp:inline distT="0" distB="0" distL="0" distR="0" wp14:anchorId="326BF1AE" wp14:editId="0C468102">
            <wp:extent cx="5928995" cy="3427730"/>
            <wp:effectExtent l="0" t="0" r="0" b="1270"/>
            <wp:docPr id="1764079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28995" cy="3427730"/>
                    </a:xfrm>
                    <a:prstGeom prst="rect">
                      <a:avLst/>
                    </a:prstGeom>
                    <a:noFill/>
                    <a:ln>
                      <a:noFill/>
                    </a:ln>
                  </pic:spPr>
                </pic:pic>
              </a:graphicData>
            </a:graphic>
          </wp:inline>
        </w:drawing>
      </w:r>
    </w:p>
    <w:p w14:paraId="6E341F28" w14:textId="79384E7B" w:rsidR="00A0645F" w:rsidRPr="007B4DBB" w:rsidRDefault="00FC53FF" w:rsidP="007D3C97">
      <w:pPr>
        <w:pStyle w:val="ListParagraph"/>
        <w:numPr>
          <w:ilvl w:val="0"/>
          <w:numId w:val="7"/>
        </w:numPr>
      </w:pPr>
      <w:r>
        <w:t xml:space="preserve">In the </w:t>
      </w:r>
      <w:r w:rsidRPr="00FC53FF">
        <w:rPr>
          <w:b/>
          <w:bCs/>
        </w:rPr>
        <w:t>Change instance type</w:t>
      </w:r>
      <w:r>
        <w:t xml:space="preserve"> page, </w:t>
      </w:r>
      <w:r w:rsidR="000C32DA">
        <w:t xml:space="preserve">enter </w:t>
      </w:r>
      <w:r w:rsidR="000C32DA" w:rsidRPr="000C32DA">
        <w:rPr>
          <w:b/>
          <w:bCs/>
        </w:rPr>
        <w:t>r8a.4xlarge</w:t>
      </w:r>
      <w:r w:rsidR="00270C5C">
        <w:t xml:space="preserve"> and select </w:t>
      </w:r>
      <w:r w:rsidR="00270C5C" w:rsidRPr="00270C5C">
        <w:rPr>
          <w:b/>
          <w:bCs/>
        </w:rPr>
        <w:t>r8a.4xlarge</w:t>
      </w:r>
    </w:p>
    <w:p w14:paraId="6FAE523A" w14:textId="112E6527" w:rsidR="007B4DBB" w:rsidRPr="00270C5C" w:rsidRDefault="007B4DBB" w:rsidP="00B71D29">
      <w:pPr>
        <w:jc w:val="center"/>
      </w:pPr>
      <w:r>
        <w:rPr>
          <w:noProof/>
        </w:rPr>
        <w:lastRenderedPageBreak/>
        <w:drawing>
          <wp:inline distT="0" distB="0" distL="0" distR="0" wp14:anchorId="029F2F30" wp14:editId="774E1F87">
            <wp:extent cx="5940425" cy="2432685"/>
            <wp:effectExtent l="0" t="0" r="3175" b="5715"/>
            <wp:docPr id="7819401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0425" cy="2432685"/>
                    </a:xfrm>
                    <a:prstGeom prst="rect">
                      <a:avLst/>
                    </a:prstGeom>
                    <a:noFill/>
                    <a:ln>
                      <a:noFill/>
                    </a:ln>
                  </pic:spPr>
                </pic:pic>
              </a:graphicData>
            </a:graphic>
          </wp:inline>
        </w:drawing>
      </w:r>
    </w:p>
    <w:p w14:paraId="42FA48B9" w14:textId="6B8F79F1" w:rsidR="00BA383F" w:rsidRPr="00D13718" w:rsidRDefault="00270C5C" w:rsidP="002C29D0">
      <w:pPr>
        <w:pStyle w:val="ListParagraph"/>
        <w:numPr>
          <w:ilvl w:val="0"/>
          <w:numId w:val="7"/>
        </w:numPr>
      </w:pPr>
      <w:r>
        <w:t xml:space="preserve">Scroll to the bottom of the page and select </w:t>
      </w:r>
      <w:r w:rsidR="00BA383F">
        <w:rPr>
          <w:b/>
          <w:bCs/>
        </w:rPr>
        <w:t>Change instance type</w:t>
      </w:r>
    </w:p>
    <w:p w14:paraId="442B2358" w14:textId="1AB46817" w:rsidR="00D13718" w:rsidRPr="001D327E" w:rsidRDefault="00D13718" w:rsidP="00B71D29">
      <w:pPr>
        <w:jc w:val="center"/>
      </w:pPr>
      <w:r>
        <w:rPr>
          <w:noProof/>
        </w:rPr>
        <w:drawing>
          <wp:inline distT="0" distB="0" distL="0" distR="0" wp14:anchorId="061FA753" wp14:editId="667C3F6D">
            <wp:extent cx="5928995" cy="5446395"/>
            <wp:effectExtent l="0" t="0" r="0" b="1905"/>
            <wp:docPr id="5191701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28995" cy="5446395"/>
                    </a:xfrm>
                    <a:prstGeom prst="rect">
                      <a:avLst/>
                    </a:prstGeom>
                    <a:noFill/>
                    <a:ln>
                      <a:noFill/>
                    </a:ln>
                  </pic:spPr>
                </pic:pic>
              </a:graphicData>
            </a:graphic>
          </wp:inline>
        </w:drawing>
      </w:r>
    </w:p>
    <w:p w14:paraId="755DCB09" w14:textId="77777777" w:rsidR="001D327E" w:rsidRDefault="001D327E" w:rsidP="001D327E"/>
    <w:p w14:paraId="467AB8DF" w14:textId="2B1DAC0D" w:rsidR="001D327E" w:rsidRDefault="001D327E" w:rsidP="001D327E">
      <w:r>
        <w:t xml:space="preserve">The keen eye may have noticed the </w:t>
      </w:r>
      <w:r w:rsidRPr="00B75454">
        <w:rPr>
          <w:b/>
          <w:bCs/>
        </w:rPr>
        <w:t>CPU options</w:t>
      </w:r>
      <w:r w:rsidR="00D13718" w:rsidRPr="00B75454">
        <w:rPr>
          <w:b/>
          <w:bCs/>
        </w:rPr>
        <w:t>-</w:t>
      </w:r>
      <w:r w:rsidR="00B75454" w:rsidRPr="00B75454">
        <w:rPr>
          <w:b/>
          <w:bCs/>
        </w:rPr>
        <w:t>update</w:t>
      </w:r>
      <w:r>
        <w:t xml:space="preserve"> </w:t>
      </w:r>
      <w:r w:rsidR="005D1695">
        <w:t>setti</w:t>
      </w:r>
      <w:r w:rsidR="00B75454">
        <w:t>n</w:t>
      </w:r>
      <w:r w:rsidR="005D1695">
        <w:t xml:space="preserve">g </w:t>
      </w:r>
      <w:r w:rsidR="00B816C2">
        <w:t>on the</w:t>
      </w:r>
      <w:r w:rsidR="005D1695">
        <w:t xml:space="preserve"> </w:t>
      </w:r>
      <w:r w:rsidR="005D1695" w:rsidRPr="00FC53FF">
        <w:rPr>
          <w:b/>
          <w:bCs/>
        </w:rPr>
        <w:t>Change instance type</w:t>
      </w:r>
      <w:r w:rsidR="005D1695">
        <w:t xml:space="preserve"> page. It is </w:t>
      </w:r>
      <w:r w:rsidR="00B816C2">
        <w:t xml:space="preserve">possible to optimize and convert at the same time. It is the recommended approach </w:t>
      </w:r>
      <w:r w:rsidR="009628B8">
        <w:t>for</w:t>
      </w:r>
      <w:r w:rsidR="00B816C2">
        <w:t xml:space="preserve"> </w:t>
      </w:r>
      <w:r w:rsidR="009628B8">
        <w:t>migrating</w:t>
      </w:r>
      <w:r w:rsidR="00B816C2">
        <w:t xml:space="preserve"> to AMD-powered instances</w:t>
      </w:r>
      <w:r w:rsidR="008C20FF">
        <w:t>. For</w:t>
      </w:r>
      <w:r w:rsidR="00B75454">
        <w:t xml:space="preserve"> the sake of learning, we </w:t>
      </w:r>
      <w:r w:rsidR="008C20FF">
        <w:t>are splitting the ac</w:t>
      </w:r>
      <w:r w:rsidR="0058676C">
        <w:t>tivities.</w:t>
      </w:r>
      <w:r w:rsidR="00B75454">
        <w:t xml:space="preserve"> </w:t>
      </w:r>
    </w:p>
    <w:p w14:paraId="12869E97" w14:textId="6B1B41F5" w:rsidR="002C29D0" w:rsidRDefault="002C29D0" w:rsidP="009251C3">
      <w:pPr>
        <w:pStyle w:val="Heading3"/>
      </w:pPr>
      <w:r>
        <w:t>Activity 2-</w:t>
      </w:r>
      <w:r w:rsidR="00843A82">
        <w:t>3</w:t>
      </w:r>
      <w:r>
        <w:t xml:space="preserve"> </w:t>
      </w:r>
      <w:r w:rsidR="00843A82">
        <w:t>Start your instance</w:t>
      </w:r>
    </w:p>
    <w:p w14:paraId="4E45E870" w14:textId="28C9A43E" w:rsidR="002C29D0" w:rsidRPr="00CD401D" w:rsidRDefault="00926AFF" w:rsidP="002C29D0">
      <w:pPr>
        <w:pStyle w:val="ListParagraph"/>
        <w:numPr>
          <w:ilvl w:val="0"/>
          <w:numId w:val="8"/>
        </w:numPr>
      </w:pPr>
      <w:r>
        <w:t>Right-click</w:t>
      </w:r>
      <w:r w:rsidR="002C29D0">
        <w:t xml:space="preserve"> on the EC2 instance </w:t>
      </w:r>
      <w:r w:rsidR="00744E9F">
        <w:t>named</w:t>
      </w:r>
      <w:r w:rsidR="002C29D0">
        <w:t xml:space="preserve"> </w:t>
      </w:r>
      <w:r w:rsidR="00EA33B6">
        <w:rPr>
          <w:b/>
          <w:bCs/>
        </w:rPr>
        <w:t>AMD-ID-01</w:t>
      </w:r>
      <w:r w:rsidR="00EA33B6">
        <w:t xml:space="preserve"> </w:t>
      </w:r>
      <w:r w:rsidR="002C29D0">
        <w:t xml:space="preserve">and select </w:t>
      </w:r>
      <w:r w:rsidR="002C29D0">
        <w:rPr>
          <w:b/>
          <w:bCs/>
        </w:rPr>
        <w:t>S</w:t>
      </w:r>
      <w:r w:rsidR="00A0346D">
        <w:rPr>
          <w:b/>
          <w:bCs/>
        </w:rPr>
        <w:t>tart</w:t>
      </w:r>
      <w:r w:rsidR="002C29D0">
        <w:rPr>
          <w:b/>
          <w:bCs/>
        </w:rPr>
        <w:t xml:space="preserve"> instance</w:t>
      </w:r>
    </w:p>
    <w:p w14:paraId="70D96010" w14:textId="544DB03C" w:rsidR="00CD401D" w:rsidRPr="00E65EC4" w:rsidRDefault="00CD401D" w:rsidP="00B71D29">
      <w:pPr>
        <w:jc w:val="center"/>
      </w:pPr>
      <w:r>
        <w:rPr>
          <w:noProof/>
        </w:rPr>
        <w:drawing>
          <wp:inline distT="0" distB="0" distL="0" distR="0" wp14:anchorId="6BAA941C" wp14:editId="436EC3E4">
            <wp:extent cx="5934710" cy="3059430"/>
            <wp:effectExtent l="0" t="0" r="8890" b="7620"/>
            <wp:docPr id="1856552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4710" cy="3059430"/>
                    </a:xfrm>
                    <a:prstGeom prst="rect">
                      <a:avLst/>
                    </a:prstGeom>
                    <a:noFill/>
                    <a:ln>
                      <a:noFill/>
                    </a:ln>
                  </pic:spPr>
                </pic:pic>
              </a:graphicData>
            </a:graphic>
          </wp:inline>
        </w:drawing>
      </w:r>
    </w:p>
    <w:p w14:paraId="1843F558" w14:textId="0E016697" w:rsidR="00A0346D" w:rsidRDefault="00A0346D" w:rsidP="00A0346D">
      <w:pPr>
        <w:ind w:left="360"/>
      </w:pPr>
      <w:r>
        <w:t xml:space="preserve">The instance will begin its startup sequence and should complete it in 2 minutes or fewer. </w:t>
      </w:r>
    </w:p>
    <w:p w14:paraId="78E9C971" w14:textId="77777777" w:rsidR="006A7E7D" w:rsidRDefault="006A7E7D" w:rsidP="00A0346D">
      <w:pPr>
        <w:ind w:left="360"/>
      </w:pPr>
    </w:p>
    <w:p w14:paraId="16259B3C" w14:textId="6200A0A8" w:rsidR="0011568B" w:rsidRDefault="0011568B" w:rsidP="0011568B">
      <w:r>
        <w:t xml:space="preserve">You have now successfully converted, and EC2 instance from Intel to AMD. But you did not optimize the vCPU count to get the maximum value. As it stands today, r8a.4xlarge costs </w:t>
      </w:r>
      <w:r w:rsidRPr="005053C7">
        <w:t>$1.27808</w:t>
      </w:r>
      <w:r>
        <w:t xml:space="preserve">/hour and r5.4xlarge costs </w:t>
      </w:r>
      <w:r w:rsidRPr="008925DB">
        <w:t>$1.008</w:t>
      </w:r>
      <w:r>
        <w:t>/hour. That is over $0.27 per hour more! Why would you do this? The next section will optimize the workload to drive Windows Server licensing savings with the r8a.4xlarge instance to get the price significantly lower than the r5.4xlarge.</w:t>
      </w:r>
    </w:p>
    <w:p w14:paraId="4AEDEE0B" w14:textId="6229B236" w:rsidR="006A7E7D" w:rsidRDefault="006A7E7D" w:rsidP="006A7E7D">
      <w:pPr>
        <w:pStyle w:val="Heading3"/>
      </w:pPr>
      <w:r>
        <w:t>Activity 2-3 Converting an instance from Intel to AMD, the AWS PowerShell way</w:t>
      </w:r>
    </w:p>
    <w:p w14:paraId="24D1F563" w14:textId="62199FBC" w:rsidR="006A7E7D" w:rsidRDefault="006A7E7D" w:rsidP="006A7E7D">
      <w:r>
        <w:t xml:space="preserve">Below are the PowerShell commands to </w:t>
      </w:r>
      <w:r w:rsidR="00EA33B6">
        <w:t xml:space="preserve">convert </w:t>
      </w:r>
      <w:r w:rsidR="00EA33B6">
        <w:rPr>
          <w:b/>
          <w:bCs/>
        </w:rPr>
        <w:t>AMD-ID-01</w:t>
      </w:r>
      <w:r w:rsidR="00EA33B6">
        <w:t xml:space="preserve"> from </w:t>
      </w:r>
      <w:r w:rsidR="00845043">
        <w:t>an r5.4xlarge to a r8a.4xlarge</w:t>
      </w:r>
      <w:r>
        <w:t>.</w:t>
      </w:r>
    </w:p>
    <w:p w14:paraId="5E9D424C"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6A9955"/>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Variables</w:t>
      </w:r>
      <w:r w:rsidRPr="00F01875">
        <w:rPr>
          <w:rFonts w:ascii="Consolas" w:eastAsia="Times New Roman" w:hAnsi="Consolas" w:cs="Times New Roman"/>
          <w:color w:val="6A9955"/>
          <w:kern w:val="0"/>
          <w:sz w:val="21"/>
          <w:szCs w:val="21"/>
          <w14:ligatures w14:val="none"/>
        </w:rPr>
        <w:t xml:space="preserve"> ####</w:t>
      </w:r>
    </w:p>
    <w:p w14:paraId="52053367"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9CDCFE"/>
          <w:kern w:val="0"/>
          <w:sz w:val="21"/>
          <w:szCs w:val="21"/>
          <w14:ligatures w14:val="none"/>
        </w:rPr>
        <w:t>$Region</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'us-west-2'</w:t>
      </w:r>
    </w:p>
    <w:p w14:paraId="2C91CF6F"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DesiredInstanceType</w:t>
      </w:r>
      <w:proofErr w:type="spellEnd"/>
      <w:r w:rsidRPr="00F01875">
        <w:rPr>
          <w:rFonts w:ascii="Consolas" w:eastAsia="Times New Roman" w:hAnsi="Consolas" w:cs="Times New Roman"/>
          <w:color w:val="D4D4D4"/>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'r8a.4xlarge'</w:t>
      </w:r>
    </w:p>
    <w:p w14:paraId="70CFA711"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p>
    <w:p w14:paraId="69493DE5"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6A9955"/>
          <w:kern w:val="0"/>
          <w:sz w:val="21"/>
          <w:szCs w:val="21"/>
          <w14:ligatures w14:val="none"/>
        </w:rPr>
        <w:t>#### Main ####</w:t>
      </w:r>
    </w:p>
    <w:p w14:paraId="39D86ACF"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p>
    <w:p w14:paraId="3E866143"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DCDCAA"/>
          <w:kern w:val="0"/>
          <w:sz w:val="21"/>
          <w:szCs w:val="21"/>
          <w14:ligatures w14:val="none"/>
        </w:rPr>
        <w:t>Write-Output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 xml:space="preserve">"Getting EC2 instance information for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InstanceId</w:t>
      </w:r>
      <w:proofErr w:type="spellEnd"/>
      <w:r w:rsidRPr="00F01875">
        <w:rPr>
          <w:rFonts w:ascii="Consolas" w:eastAsia="Times New Roman" w:hAnsi="Consolas" w:cs="Times New Roman"/>
          <w:color w:val="CE9178"/>
          <w:kern w:val="0"/>
          <w:sz w:val="21"/>
          <w:szCs w:val="21"/>
          <w14:ligatures w14:val="none"/>
        </w:rPr>
        <w:t>."</w:t>
      </w:r>
    </w:p>
    <w:p w14:paraId="444E2DEB"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F01875">
        <w:rPr>
          <w:rFonts w:ascii="Consolas" w:eastAsia="Times New Roman" w:hAnsi="Consolas" w:cs="Times New Roman"/>
          <w:color w:val="C586C0"/>
          <w:kern w:val="0"/>
          <w:sz w:val="21"/>
          <w:szCs w:val="21"/>
          <w14:ligatures w14:val="none"/>
        </w:rPr>
        <w:t>Try</w:t>
      </w:r>
      <w:r w:rsidRPr="00F01875">
        <w:rPr>
          <w:rFonts w:ascii="Consolas" w:eastAsia="Times New Roman" w:hAnsi="Consolas" w:cs="Times New Roman"/>
          <w:color w:val="CCCCCC"/>
          <w:kern w:val="0"/>
          <w:sz w:val="21"/>
          <w:szCs w:val="21"/>
          <w14:ligatures w14:val="none"/>
        </w:rPr>
        <w:t xml:space="preserve"> {</w:t>
      </w:r>
      <w:proofErr w:type="gramEnd"/>
    </w:p>
    <w:p w14:paraId="06445D67"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InstanceDetails</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Get-EC2Instance</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-Filter</w:t>
      </w:r>
      <w:r w:rsidRPr="00F01875">
        <w:rPr>
          <w:rFonts w:ascii="Consolas" w:eastAsia="Times New Roman" w:hAnsi="Consolas" w:cs="Times New Roman"/>
          <w:color w:val="CCCCCC"/>
          <w:kern w:val="0"/>
          <w:sz w:val="21"/>
          <w:szCs w:val="21"/>
          <w14:ligatures w14:val="none"/>
        </w:rPr>
        <w:t xml:space="preserve"> </w:t>
      </w:r>
      <w:proofErr w:type="gramStart"/>
      <w:r w:rsidRPr="00F01875">
        <w:rPr>
          <w:rFonts w:ascii="Consolas" w:eastAsia="Times New Roman" w:hAnsi="Consolas" w:cs="Times New Roman"/>
          <w:color w:val="569CD6"/>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Name</w:t>
      </w:r>
      <w:proofErr w:type="gram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w:t>
      </w:r>
      <w:proofErr w:type="spellStart"/>
      <w:proofErr w:type="gramStart"/>
      <w:r w:rsidRPr="00F01875">
        <w:rPr>
          <w:rFonts w:ascii="Consolas" w:eastAsia="Times New Roman" w:hAnsi="Consolas" w:cs="Times New Roman"/>
          <w:color w:val="CE9178"/>
          <w:kern w:val="0"/>
          <w:sz w:val="21"/>
          <w:szCs w:val="21"/>
          <w14:ligatures w14:val="none"/>
        </w:rPr>
        <w:t>tag:Name</w:t>
      </w:r>
      <w:proofErr w:type="spellEnd"/>
      <w:proofErr w:type="gramEnd"/>
      <w:r w:rsidRPr="00F01875">
        <w:rPr>
          <w:rFonts w:ascii="Consolas" w:eastAsia="Times New Roman" w:hAnsi="Consolas" w:cs="Times New Roman"/>
          <w:color w:val="CE9178"/>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Values</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'AMD-ID-01</w:t>
      </w:r>
      <w:proofErr w:type="gramStart"/>
      <w:r w:rsidRPr="00F01875">
        <w:rPr>
          <w:rFonts w:ascii="Consolas" w:eastAsia="Times New Roman" w:hAnsi="Consolas" w:cs="Times New Roman"/>
          <w:color w:val="CE9178"/>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proofErr w:type="gram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-Region</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$Region</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ErrorAction</w:t>
      </w:r>
      <w:proofErr w:type="spellEnd"/>
      <w:r w:rsidRPr="00F01875">
        <w:rPr>
          <w:rFonts w:ascii="Consolas" w:eastAsia="Times New Roman" w:hAnsi="Consolas" w:cs="Times New Roman"/>
          <w:color w:val="CCCCCC"/>
          <w:kern w:val="0"/>
          <w:sz w:val="21"/>
          <w:szCs w:val="21"/>
          <w14:ligatures w14:val="none"/>
        </w:rPr>
        <w:t xml:space="preserve"> Stop</w:t>
      </w:r>
    </w:p>
    <w:p w14:paraId="07BFE168"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586C0"/>
          <w:kern w:val="0"/>
          <w:sz w:val="21"/>
          <w:szCs w:val="21"/>
          <w14:ligatures w14:val="none"/>
        </w:rPr>
        <w:t>Catch</w:t>
      </w:r>
      <w:r w:rsidRPr="00F01875">
        <w:rPr>
          <w:rFonts w:ascii="Consolas" w:eastAsia="Times New Roman" w:hAnsi="Consolas" w:cs="Times New Roman"/>
          <w:color w:val="CCCCCC"/>
          <w:kern w:val="0"/>
          <w:sz w:val="21"/>
          <w:szCs w:val="21"/>
          <w14:ligatures w14:val="none"/>
        </w:rPr>
        <w:t xml:space="preserve"> [</w:t>
      </w:r>
      <w:proofErr w:type="spellStart"/>
      <w:r w:rsidRPr="00F01875">
        <w:rPr>
          <w:rFonts w:ascii="Consolas" w:eastAsia="Times New Roman" w:hAnsi="Consolas" w:cs="Times New Roman"/>
          <w:color w:val="4EC9B0"/>
          <w:kern w:val="0"/>
          <w:sz w:val="21"/>
          <w:szCs w:val="21"/>
          <w14:ligatures w14:val="none"/>
        </w:rPr>
        <w:t>System.</w:t>
      </w:r>
      <w:proofErr w:type="gramStart"/>
      <w:r w:rsidRPr="00F01875">
        <w:rPr>
          <w:rFonts w:ascii="Consolas" w:eastAsia="Times New Roman" w:hAnsi="Consolas" w:cs="Times New Roman"/>
          <w:color w:val="4EC9B0"/>
          <w:kern w:val="0"/>
          <w:sz w:val="21"/>
          <w:szCs w:val="21"/>
          <w14:ligatures w14:val="none"/>
        </w:rPr>
        <w:t>Exception</w:t>
      </w:r>
      <w:proofErr w:type="spellEnd"/>
      <w:r w:rsidRPr="00F01875">
        <w:rPr>
          <w:rFonts w:ascii="Consolas" w:eastAsia="Times New Roman" w:hAnsi="Consolas" w:cs="Times New Roman"/>
          <w:color w:val="CCCCCC"/>
          <w:kern w:val="0"/>
          <w:sz w:val="21"/>
          <w:szCs w:val="21"/>
          <w14:ligatures w14:val="none"/>
        </w:rPr>
        <w:t>] {</w:t>
      </w:r>
      <w:proofErr w:type="gramEnd"/>
    </w:p>
    <w:p w14:paraId="673713F8"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586C0"/>
          <w:kern w:val="0"/>
          <w:sz w:val="21"/>
          <w:szCs w:val="21"/>
          <w14:ligatures w14:val="none"/>
        </w:rPr>
        <w:t>Return</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 xml:space="preserve">"Unable to get EC2 instance information. </w:t>
      </w:r>
      <w:r w:rsidRPr="00F01875">
        <w:rPr>
          <w:rFonts w:ascii="Consolas" w:eastAsia="Times New Roman" w:hAnsi="Consolas" w:cs="Times New Roman"/>
          <w:color w:val="9CDCFE"/>
          <w:kern w:val="0"/>
          <w:sz w:val="21"/>
          <w:szCs w:val="21"/>
          <w14:ligatures w14:val="none"/>
        </w:rPr>
        <w:t>$_</w:t>
      </w:r>
      <w:r w:rsidRPr="00F01875">
        <w:rPr>
          <w:rFonts w:ascii="Consolas" w:eastAsia="Times New Roman" w:hAnsi="Consolas" w:cs="Times New Roman"/>
          <w:color w:val="CE9178"/>
          <w:kern w:val="0"/>
          <w:sz w:val="21"/>
          <w:szCs w:val="21"/>
          <w14:ligatures w14:val="none"/>
        </w:rPr>
        <w:t>"</w:t>
      </w:r>
    </w:p>
    <w:p w14:paraId="4705EBFB"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w:t>
      </w:r>
    </w:p>
    <w:p w14:paraId="493AE2AF"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p>
    <w:p w14:paraId="73173FFE"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9CDCFE"/>
          <w:kern w:val="0"/>
          <w:sz w:val="21"/>
          <w:szCs w:val="21"/>
          <w14:ligatures w14:val="none"/>
        </w:rPr>
        <w:t>$State</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InstanceDetails</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Select-Object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ExpandProperty</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'Instances'</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Select-Object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ExpandProperty</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'State'</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Select-Object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ExpandProperty</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'Name'</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Select-Object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ExpandProperty</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'Value'</w:t>
      </w:r>
    </w:p>
    <w:p w14:paraId="5DFEED1B"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InstanceType</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InstanceDetails</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Select-Object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ExpandProperty</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'Instances'</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Select-Object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ExpandProperty</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w:t>
      </w:r>
      <w:proofErr w:type="spellStart"/>
      <w:r w:rsidRPr="00F01875">
        <w:rPr>
          <w:rFonts w:ascii="Consolas" w:eastAsia="Times New Roman" w:hAnsi="Consolas" w:cs="Times New Roman"/>
          <w:color w:val="CE9178"/>
          <w:kern w:val="0"/>
          <w:sz w:val="21"/>
          <w:szCs w:val="21"/>
          <w14:ligatures w14:val="none"/>
        </w:rPr>
        <w:t>InstanceType</w:t>
      </w:r>
      <w:proofErr w:type="spellEnd"/>
      <w:r w:rsidRPr="00F01875">
        <w:rPr>
          <w:rFonts w:ascii="Consolas" w:eastAsia="Times New Roman" w:hAnsi="Consolas" w:cs="Times New Roman"/>
          <w:color w:val="CE9178"/>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Select-Object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ExpandProperty</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'Value'</w:t>
      </w:r>
    </w:p>
    <w:p w14:paraId="17DB0C23"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p>
    <w:p w14:paraId="496D60B3"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586C0"/>
          <w:kern w:val="0"/>
          <w:sz w:val="21"/>
          <w:szCs w:val="21"/>
          <w14:ligatures w14:val="none"/>
        </w:rPr>
        <w:t>If</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InstanceType</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Where-Object</w:t>
      </w:r>
      <w:r w:rsidRPr="00F01875">
        <w:rPr>
          <w:rFonts w:ascii="Consolas" w:eastAsia="Times New Roman" w:hAnsi="Consolas" w:cs="Times New Roman"/>
          <w:color w:val="CCCCCC"/>
          <w:kern w:val="0"/>
          <w:sz w:val="21"/>
          <w:szCs w:val="21"/>
          <w14:ligatures w14:val="none"/>
        </w:rPr>
        <w:t xml:space="preserve"> </w:t>
      </w:r>
      <w:proofErr w:type="gramStart"/>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gramEnd"/>
      <w:r w:rsidRPr="00F01875">
        <w:rPr>
          <w:rFonts w:ascii="Consolas" w:eastAsia="Times New Roman" w:hAnsi="Consolas" w:cs="Times New Roman"/>
          <w:color w:val="9CDCFE"/>
          <w:kern w:val="0"/>
          <w:sz w:val="21"/>
          <w:szCs w:val="21"/>
          <w14:ligatures w14:val="none"/>
        </w:rPr>
        <w:t>_</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-like</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"*g.*</w:t>
      </w:r>
      <w:proofErr w:type="gramStart"/>
      <w:r w:rsidRPr="00F01875">
        <w:rPr>
          <w:rFonts w:ascii="Consolas" w:eastAsia="Times New Roman" w:hAnsi="Consolas" w:cs="Times New Roman"/>
          <w:color w:val="CE9178"/>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proofErr w:type="gramEnd"/>
      <w:r w:rsidRPr="00F01875">
        <w:rPr>
          <w:rFonts w:ascii="Consolas" w:eastAsia="Times New Roman" w:hAnsi="Consolas" w:cs="Times New Roman"/>
          <w:color w:val="CCCCCC"/>
          <w:kern w:val="0"/>
          <w:sz w:val="21"/>
          <w:szCs w:val="21"/>
          <w14:ligatures w14:val="none"/>
        </w:rPr>
        <w:t>) {</w:t>
      </w:r>
    </w:p>
    <w:p w14:paraId="04237F88"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586C0"/>
          <w:kern w:val="0"/>
          <w:sz w:val="21"/>
          <w:szCs w:val="21"/>
          <w14:ligatures w14:val="none"/>
        </w:rPr>
        <w:t>Return</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"EC2 instance is a Graviton (ARM) Instance, switching between ARM and x86 is not supported and will fail to launch."</w:t>
      </w:r>
    </w:p>
    <w:p w14:paraId="60E04957"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w:t>
      </w:r>
    </w:p>
    <w:p w14:paraId="176A6CA5"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p>
    <w:p w14:paraId="68D6A7D7"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586C0"/>
          <w:kern w:val="0"/>
          <w:sz w:val="21"/>
          <w:szCs w:val="21"/>
          <w14:ligatures w14:val="none"/>
        </w:rPr>
        <w:t>If</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InstanceType</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-ne</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proofErr w:type="gramStart"/>
      <w:r w:rsidRPr="00F01875">
        <w:rPr>
          <w:rFonts w:ascii="Consolas" w:eastAsia="Times New Roman" w:hAnsi="Consolas" w:cs="Times New Roman"/>
          <w:color w:val="9CDCFE"/>
          <w:kern w:val="0"/>
          <w:sz w:val="21"/>
          <w:szCs w:val="21"/>
          <w14:ligatures w14:val="none"/>
        </w:rPr>
        <w:t>DesiredInstanceType</w:t>
      </w:r>
      <w:proofErr w:type="spellEnd"/>
      <w:r w:rsidRPr="00F01875">
        <w:rPr>
          <w:rFonts w:ascii="Consolas" w:eastAsia="Times New Roman" w:hAnsi="Consolas" w:cs="Times New Roman"/>
          <w:color w:val="CCCCCC"/>
          <w:kern w:val="0"/>
          <w:sz w:val="21"/>
          <w:szCs w:val="21"/>
          <w14:ligatures w14:val="none"/>
        </w:rPr>
        <w:t>) {</w:t>
      </w:r>
      <w:proofErr w:type="gramEnd"/>
    </w:p>
    <w:p w14:paraId="0DF1E243"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586C0"/>
          <w:kern w:val="0"/>
          <w:sz w:val="21"/>
          <w:szCs w:val="21"/>
          <w14:ligatures w14:val="none"/>
        </w:rPr>
        <w:t>If</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$State</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-ne</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'stopped</w:t>
      </w:r>
      <w:proofErr w:type="gramStart"/>
      <w:r w:rsidRPr="00F01875">
        <w:rPr>
          <w:rFonts w:ascii="Consolas" w:eastAsia="Times New Roman" w:hAnsi="Consolas" w:cs="Times New Roman"/>
          <w:color w:val="CE9178"/>
          <w:kern w:val="0"/>
          <w:sz w:val="21"/>
          <w:szCs w:val="21"/>
          <w14:ligatures w14:val="none"/>
        </w:rPr>
        <w:t>'</w:t>
      </w:r>
      <w:r w:rsidRPr="00F01875">
        <w:rPr>
          <w:rFonts w:ascii="Consolas" w:eastAsia="Times New Roman" w:hAnsi="Consolas" w:cs="Times New Roman"/>
          <w:color w:val="CCCCCC"/>
          <w:kern w:val="0"/>
          <w:sz w:val="21"/>
          <w:szCs w:val="21"/>
          <w14:ligatures w14:val="none"/>
        </w:rPr>
        <w:t>) {</w:t>
      </w:r>
      <w:proofErr w:type="gramEnd"/>
    </w:p>
    <w:p w14:paraId="1381E12F"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Write-Output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 xml:space="preserve">"EC2 instance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InstanceId</w:t>
      </w:r>
      <w:proofErr w:type="spellEnd"/>
      <w:r w:rsidRPr="00F01875">
        <w:rPr>
          <w:rFonts w:ascii="Consolas" w:eastAsia="Times New Roman" w:hAnsi="Consolas" w:cs="Times New Roman"/>
          <w:color w:val="CE9178"/>
          <w:kern w:val="0"/>
          <w:sz w:val="21"/>
          <w:szCs w:val="21"/>
          <w14:ligatures w14:val="none"/>
        </w:rPr>
        <w:t xml:space="preserve"> is currently running, stopping the EC2 instance to change </w:t>
      </w:r>
      <w:proofErr w:type="spellStart"/>
      <w:proofErr w:type="gramStart"/>
      <w:r w:rsidRPr="00F01875">
        <w:rPr>
          <w:rFonts w:ascii="Consolas" w:eastAsia="Times New Roman" w:hAnsi="Consolas" w:cs="Times New Roman"/>
          <w:color w:val="CE9178"/>
          <w:kern w:val="0"/>
          <w:sz w:val="21"/>
          <w:szCs w:val="21"/>
          <w14:ligatures w14:val="none"/>
        </w:rPr>
        <w:t>it's</w:t>
      </w:r>
      <w:proofErr w:type="spellEnd"/>
      <w:proofErr w:type="gramEnd"/>
      <w:r w:rsidRPr="00F01875">
        <w:rPr>
          <w:rFonts w:ascii="Consolas" w:eastAsia="Times New Roman" w:hAnsi="Consolas" w:cs="Times New Roman"/>
          <w:color w:val="CE9178"/>
          <w:kern w:val="0"/>
          <w:sz w:val="21"/>
          <w:szCs w:val="21"/>
          <w14:ligatures w14:val="none"/>
        </w:rPr>
        <w:t xml:space="preserve"> type."</w:t>
      </w:r>
    </w:p>
    <w:p w14:paraId="78A88E6E"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proofErr w:type="gramStart"/>
      <w:r w:rsidRPr="00F01875">
        <w:rPr>
          <w:rFonts w:ascii="Consolas" w:eastAsia="Times New Roman" w:hAnsi="Consolas" w:cs="Times New Roman"/>
          <w:color w:val="C586C0"/>
          <w:kern w:val="0"/>
          <w:sz w:val="21"/>
          <w:szCs w:val="21"/>
          <w14:ligatures w14:val="none"/>
        </w:rPr>
        <w:t>Try</w:t>
      </w:r>
      <w:r w:rsidRPr="00F01875">
        <w:rPr>
          <w:rFonts w:ascii="Consolas" w:eastAsia="Times New Roman" w:hAnsi="Consolas" w:cs="Times New Roman"/>
          <w:color w:val="CCCCCC"/>
          <w:kern w:val="0"/>
          <w:sz w:val="21"/>
          <w:szCs w:val="21"/>
          <w14:ligatures w14:val="none"/>
        </w:rPr>
        <w:t xml:space="preserve"> {</w:t>
      </w:r>
      <w:proofErr w:type="gramEnd"/>
    </w:p>
    <w:p w14:paraId="756D014D"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$Null</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Stop-EC2Instance</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InstanceId</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InstanceId</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-Force</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-Region</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$Region</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ErrorAction</w:t>
      </w:r>
      <w:proofErr w:type="spellEnd"/>
      <w:r w:rsidRPr="00F01875">
        <w:rPr>
          <w:rFonts w:ascii="Consolas" w:eastAsia="Times New Roman" w:hAnsi="Consolas" w:cs="Times New Roman"/>
          <w:color w:val="CCCCCC"/>
          <w:kern w:val="0"/>
          <w:sz w:val="21"/>
          <w:szCs w:val="21"/>
          <w14:ligatures w14:val="none"/>
        </w:rPr>
        <w:t xml:space="preserve"> Stop</w:t>
      </w:r>
    </w:p>
    <w:p w14:paraId="71D7E42D"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 </w:t>
      </w:r>
      <w:r w:rsidRPr="00F01875">
        <w:rPr>
          <w:rFonts w:ascii="Consolas" w:eastAsia="Times New Roman" w:hAnsi="Consolas" w:cs="Times New Roman"/>
          <w:color w:val="C586C0"/>
          <w:kern w:val="0"/>
          <w:sz w:val="21"/>
          <w:szCs w:val="21"/>
          <w14:ligatures w14:val="none"/>
        </w:rPr>
        <w:t>Catch</w:t>
      </w:r>
      <w:r w:rsidRPr="00F01875">
        <w:rPr>
          <w:rFonts w:ascii="Consolas" w:eastAsia="Times New Roman" w:hAnsi="Consolas" w:cs="Times New Roman"/>
          <w:color w:val="CCCCCC"/>
          <w:kern w:val="0"/>
          <w:sz w:val="21"/>
          <w:szCs w:val="21"/>
          <w14:ligatures w14:val="none"/>
        </w:rPr>
        <w:t xml:space="preserve"> [</w:t>
      </w:r>
      <w:proofErr w:type="spellStart"/>
      <w:r w:rsidRPr="00F01875">
        <w:rPr>
          <w:rFonts w:ascii="Consolas" w:eastAsia="Times New Roman" w:hAnsi="Consolas" w:cs="Times New Roman"/>
          <w:color w:val="4EC9B0"/>
          <w:kern w:val="0"/>
          <w:sz w:val="21"/>
          <w:szCs w:val="21"/>
          <w14:ligatures w14:val="none"/>
        </w:rPr>
        <w:t>System.</w:t>
      </w:r>
      <w:proofErr w:type="gramStart"/>
      <w:r w:rsidRPr="00F01875">
        <w:rPr>
          <w:rFonts w:ascii="Consolas" w:eastAsia="Times New Roman" w:hAnsi="Consolas" w:cs="Times New Roman"/>
          <w:color w:val="4EC9B0"/>
          <w:kern w:val="0"/>
          <w:sz w:val="21"/>
          <w:szCs w:val="21"/>
          <w14:ligatures w14:val="none"/>
        </w:rPr>
        <w:t>Exception</w:t>
      </w:r>
      <w:proofErr w:type="spellEnd"/>
      <w:r w:rsidRPr="00F01875">
        <w:rPr>
          <w:rFonts w:ascii="Consolas" w:eastAsia="Times New Roman" w:hAnsi="Consolas" w:cs="Times New Roman"/>
          <w:color w:val="CCCCCC"/>
          <w:kern w:val="0"/>
          <w:sz w:val="21"/>
          <w:szCs w:val="21"/>
          <w14:ligatures w14:val="none"/>
        </w:rPr>
        <w:t>] {</w:t>
      </w:r>
      <w:proofErr w:type="gramEnd"/>
    </w:p>
    <w:p w14:paraId="02598046"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586C0"/>
          <w:kern w:val="0"/>
          <w:sz w:val="21"/>
          <w:szCs w:val="21"/>
          <w14:ligatures w14:val="none"/>
        </w:rPr>
        <w:t>Return</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 xml:space="preserve">"Failed to execute stop command on EC2 instance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InstanceId</w:t>
      </w:r>
      <w:proofErr w:type="spellEnd"/>
      <w:r w:rsidRPr="00F01875">
        <w:rPr>
          <w:rFonts w:ascii="Consolas" w:eastAsia="Times New Roman" w:hAnsi="Consolas" w:cs="Times New Roman"/>
          <w:color w:val="CE9178"/>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$_</w:t>
      </w:r>
      <w:r w:rsidRPr="00F01875">
        <w:rPr>
          <w:rFonts w:ascii="Consolas" w:eastAsia="Times New Roman" w:hAnsi="Consolas" w:cs="Times New Roman"/>
          <w:color w:val="CE9178"/>
          <w:kern w:val="0"/>
          <w:sz w:val="21"/>
          <w:szCs w:val="21"/>
          <w14:ligatures w14:val="none"/>
        </w:rPr>
        <w:t>"</w:t>
      </w:r>
    </w:p>
    <w:p w14:paraId="3E9A9C86"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w:t>
      </w:r>
    </w:p>
    <w:p w14:paraId="4C73A922"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Start-Sleep</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-Seconds</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B5CEA8"/>
          <w:kern w:val="0"/>
          <w:sz w:val="21"/>
          <w:szCs w:val="21"/>
          <w14:ligatures w14:val="none"/>
        </w:rPr>
        <w:t>5</w:t>
      </w:r>
    </w:p>
    <w:p w14:paraId="0C2C4FC7"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StopInstanceCounter</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B5CEA8"/>
          <w:kern w:val="0"/>
          <w:sz w:val="21"/>
          <w:szCs w:val="21"/>
          <w14:ligatures w14:val="none"/>
        </w:rPr>
        <w:t>0</w:t>
      </w:r>
    </w:p>
    <w:p w14:paraId="1AFD3147"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proofErr w:type="gramStart"/>
      <w:r w:rsidRPr="00F01875">
        <w:rPr>
          <w:rFonts w:ascii="Consolas" w:eastAsia="Times New Roman" w:hAnsi="Consolas" w:cs="Times New Roman"/>
          <w:color w:val="C586C0"/>
          <w:kern w:val="0"/>
          <w:sz w:val="21"/>
          <w:szCs w:val="21"/>
          <w14:ligatures w14:val="none"/>
        </w:rPr>
        <w:t>Do</w:t>
      </w:r>
      <w:r w:rsidRPr="00F01875">
        <w:rPr>
          <w:rFonts w:ascii="Consolas" w:eastAsia="Times New Roman" w:hAnsi="Consolas" w:cs="Times New Roman"/>
          <w:color w:val="CCCCCC"/>
          <w:kern w:val="0"/>
          <w:sz w:val="21"/>
          <w:szCs w:val="21"/>
          <w14:ligatures w14:val="none"/>
        </w:rPr>
        <w:t xml:space="preserve"> {</w:t>
      </w:r>
      <w:proofErr w:type="gramEnd"/>
    </w:p>
    <w:p w14:paraId="7E583C2B"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$State</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Get-EC2Instance</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InstanceId</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InstanceId</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-Region</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$Region</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ErrorAction</w:t>
      </w:r>
      <w:proofErr w:type="spellEnd"/>
      <w:r w:rsidRPr="00F01875">
        <w:rPr>
          <w:rFonts w:ascii="Consolas" w:eastAsia="Times New Roman" w:hAnsi="Consolas" w:cs="Times New Roman"/>
          <w:color w:val="CCCCCC"/>
          <w:kern w:val="0"/>
          <w:sz w:val="21"/>
          <w:szCs w:val="21"/>
          <w14:ligatures w14:val="none"/>
        </w:rPr>
        <w:t xml:space="preserve"> </w:t>
      </w:r>
      <w:proofErr w:type="spellStart"/>
      <w:r w:rsidRPr="00F01875">
        <w:rPr>
          <w:rFonts w:ascii="Consolas" w:eastAsia="Times New Roman" w:hAnsi="Consolas" w:cs="Times New Roman"/>
          <w:color w:val="CCCCCC"/>
          <w:kern w:val="0"/>
          <w:sz w:val="21"/>
          <w:szCs w:val="21"/>
          <w14:ligatures w14:val="none"/>
        </w:rPr>
        <w:t>SilentlyContinue</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Select-Object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ExpandProperty</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'Instances'</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Select-Object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ExpandProperty</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'State'</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Select-Object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ExpandProperty</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'Name'</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Select-Object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ExpandProperty</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'Value'</w:t>
      </w:r>
    </w:p>
    <w:p w14:paraId="1A09337C"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586C0"/>
          <w:kern w:val="0"/>
          <w:sz w:val="21"/>
          <w:szCs w:val="21"/>
          <w14:ligatures w14:val="none"/>
        </w:rPr>
        <w:t>If</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$State</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-ne</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'Stopped</w:t>
      </w:r>
      <w:proofErr w:type="gramStart"/>
      <w:r w:rsidRPr="00F01875">
        <w:rPr>
          <w:rFonts w:ascii="Consolas" w:eastAsia="Times New Roman" w:hAnsi="Consolas" w:cs="Times New Roman"/>
          <w:color w:val="CE9178"/>
          <w:kern w:val="0"/>
          <w:sz w:val="21"/>
          <w:szCs w:val="21"/>
          <w14:ligatures w14:val="none"/>
        </w:rPr>
        <w:t>'</w:t>
      </w:r>
      <w:r w:rsidRPr="00F01875">
        <w:rPr>
          <w:rFonts w:ascii="Consolas" w:eastAsia="Times New Roman" w:hAnsi="Consolas" w:cs="Times New Roman"/>
          <w:color w:val="CCCCCC"/>
          <w:kern w:val="0"/>
          <w:sz w:val="21"/>
          <w:szCs w:val="21"/>
          <w14:ligatures w14:val="none"/>
        </w:rPr>
        <w:t>) {</w:t>
      </w:r>
      <w:proofErr w:type="gramEnd"/>
    </w:p>
    <w:p w14:paraId="6E08EB3E"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StopInstanceCounter</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p>
    <w:p w14:paraId="6735A980"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Write-Output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 xml:space="preserve">"EC2 instance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InstanceId</w:t>
      </w:r>
      <w:proofErr w:type="spellEnd"/>
      <w:r w:rsidRPr="00F01875">
        <w:rPr>
          <w:rFonts w:ascii="Consolas" w:eastAsia="Times New Roman" w:hAnsi="Consolas" w:cs="Times New Roman"/>
          <w:color w:val="CE9178"/>
          <w:kern w:val="0"/>
          <w:sz w:val="21"/>
          <w:szCs w:val="21"/>
          <w14:ligatures w14:val="none"/>
        </w:rPr>
        <w:t xml:space="preserve"> is still stopping, sleeping 5 seconds and will check again."</w:t>
      </w:r>
    </w:p>
    <w:p w14:paraId="10B476A2"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Start-Sleep</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-Seconds</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B5CEA8"/>
          <w:kern w:val="0"/>
          <w:sz w:val="21"/>
          <w:szCs w:val="21"/>
          <w14:ligatures w14:val="none"/>
        </w:rPr>
        <w:t>5</w:t>
      </w:r>
    </w:p>
    <w:p w14:paraId="7637E43D"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w:t>
      </w:r>
    </w:p>
    <w:p w14:paraId="593BEBA0"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lastRenderedPageBreak/>
        <w:t xml:space="preserve">        } </w:t>
      </w:r>
      <w:r w:rsidRPr="00F01875">
        <w:rPr>
          <w:rFonts w:ascii="Consolas" w:eastAsia="Times New Roman" w:hAnsi="Consolas" w:cs="Times New Roman"/>
          <w:color w:val="C586C0"/>
          <w:kern w:val="0"/>
          <w:sz w:val="21"/>
          <w:szCs w:val="21"/>
          <w14:ligatures w14:val="none"/>
        </w:rPr>
        <w:t>Until</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$State</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-eq</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'Stopped'</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-or</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StopInstanceCounter</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proofErr w:type="spellStart"/>
      <w:r w:rsidRPr="00F01875">
        <w:rPr>
          <w:rFonts w:ascii="Consolas" w:eastAsia="Times New Roman" w:hAnsi="Consolas" w:cs="Times New Roman"/>
          <w:color w:val="D4D4D4"/>
          <w:kern w:val="0"/>
          <w:sz w:val="21"/>
          <w:szCs w:val="21"/>
          <w14:ligatures w14:val="none"/>
        </w:rPr>
        <w:t>ge</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B5CEA8"/>
          <w:kern w:val="0"/>
          <w:sz w:val="21"/>
          <w:szCs w:val="21"/>
          <w14:ligatures w14:val="none"/>
        </w:rPr>
        <w:t>120</w:t>
      </w:r>
      <w:r w:rsidRPr="00F01875">
        <w:rPr>
          <w:rFonts w:ascii="Consolas" w:eastAsia="Times New Roman" w:hAnsi="Consolas" w:cs="Times New Roman"/>
          <w:color w:val="CCCCCC"/>
          <w:kern w:val="0"/>
          <w:sz w:val="21"/>
          <w:szCs w:val="21"/>
          <w14:ligatures w14:val="none"/>
        </w:rPr>
        <w:t>)</w:t>
      </w:r>
    </w:p>
    <w:p w14:paraId="6ACB2F84"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w:t>
      </w:r>
    </w:p>
    <w:p w14:paraId="0FEAC55B"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p>
    <w:p w14:paraId="3CA1E4D6"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586C0"/>
          <w:kern w:val="0"/>
          <w:sz w:val="21"/>
          <w:szCs w:val="21"/>
          <w14:ligatures w14:val="none"/>
        </w:rPr>
        <w:t>If</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StopInstanceCounter</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proofErr w:type="spellStart"/>
      <w:r w:rsidRPr="00F01875">
        <w:rPr>
          <w:rFonts w:ascii="Consolas" w:eastAsia="Times New Roman" w:hAnsi="Consolas" w:cs="Times New Roman"/>
          <w:color w:val="D4D4D4"/>
          <w:kern w:val="0"/>
          <w:sz w:val="21"/>
          <w:szCs w:val="21"/>
          <w14:ligatures w14:val="none"/>
        </w:rPr>
        <w:t>ge</w:t>
      </w:r>
      <w:proofErr w:type="spellEnd"/>
      <w:r w:rsidRPr="00F01875">
        <w:rPr>
          <w:rFonts w:ascii="Consolas" w:eastAsia="Times New Roman" w:hAnsi="Consolas" w:cs="Times New Roman"/>
          <w:color w:val="CCCCCC"/>
          <w:kern w:val="0"/>
          <w:sz w:val="21"/>
          <w:szCs w:val="21"/>
          <w14:ligatures w14:val="none"/>
        </w:rPr>
        <w:t xml:space="preserve"> </w:t>
      </w:r>
      <w:proofErr w:type="gramStart"/>
      <w:r w:rsidRPr="00F01875">
        <w:rPr>
          <w:rFonts w:ascii="Consolas" w:eastAsia="Times New Roman" w:hAnsi="Consolas" w:cs="Times New Roman"/>
          <w:color w:val="B5CEA8"/>
          <w:kern w:val="0"/>
          <w:sz w:val="21"/>
          <w:szCs w:val="21"/>
          <w14:ligatures w14:val="none"/>
        </w:rPr>
        <w:t>60</w:t>
      </w:r>
      <w:r w:rsidRPr="00F01875">
        <w:rPr>
          <w:rFonts w:ascii="Consolas" w:eastAsia="Times New Roman" w:hAnsi="Consolas" w:cs="Times New Roman"/>
          <w:color w:val="CCCCCC"/>
          <w:kern w:val="0"/>
          <w:sz w:val="21"/>
          <w:szCs w:val="21"/>
          <w14:ligatures w14:val="none"/>
        </w:rPr>
        <w:t>) {</w:t>
      </w:r>
      <w:proofErr w:type="gramEnd"/>
    </w:p>
    <w:p w14:paraId="29D4C919"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586C0"/>
          <w:kern w:val="0"/>
          <w:sz w:val="21"/>
          <w:szCs w:val="21"/>
          <w14:ligatures w14:val="none"/>
        </w:rPr>
        <w:t>Return</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 xml:space="preserve">"Instance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InstanceId</w:t>
      </w:r>
      <w:proofErr w:type="spellEnd"/>
      <w:r w:rsidRPr="00F01875">
        <w:rPr>
          <w:rFonts w:ascii="Consolas" w:eastAsia="Times New Roman" w:hAnsi="Consolas" w:cs="Times New Roman"/>
          <w:color w:val="CE9178"/>
          <w:kern w:val="0"/>
          <w:sz w:val="21"/>
          <w:szCs w:val="21"/>
          <w14:ligatures w14:val="none"/>
        </w:rPr>
        <w:t xml:space="preserve"> failed to stop in a reasonable time."</w:t>
      </w:r>
    </w:p>
    <w:p w14:paraId="63339860"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w:t>
      </w:r>
    </w:p>
    <w:p w14:paraId="4D6981FA"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p>
    <w:p w14:paraId="63AC2B43"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Write-Output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 xml:space="preserve">"Updating the EC2 instance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InstanceId</w:t>
      </w:r>
      <w:proofErr w:type="spellEnd"/>
      <w:r w:rsidRPr="00F01875">
        <w:rPr>
          <w:rFonts w:ascii="Consolas" w:eastAsia="Times New Roman" w:hAnsi="Consolas" w:cs="Times New Roman"/>
          <w:color w:val="CE9178"/>
          <w:kern w:val="0"/>
          <w:sz w:val="21"/>
          <w:szCs w:val="21"/>
          <w14:ligatures w14:val="none"/>
        </w:rPr>
        <w:t xml:space="preserve"> instance type from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InstanceType</w:t>
      </w:r>
      <w:proofErr w:type="spellEnd"/>
      <w:r w:rsidRPr="00F01875">
        <w:rPr>
          <w:rFonts w:ascii="Consolas" w:eastAsia="Times New Roman" w:hAnsi="Consolas" w:cs="Times New Roman"/>
          <w:color w:val="CE9178"/>
          <w:kern w:val="0"/>
          <w:sz w:val="21"/>
          <w:szCs w:val="21"/>
          <w14:ligatures w14:val="none"/>
        </w:rPr>
        <w:t xml:space="preserve"> to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DesiredInstanceType</w:t>
      </w:r>
      <w:proofErr w:type="spellEnd"/>
      <w:r w:rsidRPr="00F01875">
        <w:rPr>
          <w:rFonts w:ascii="Consolas" w:eastAsia="Times New Roman" w:hAnsi="Consolas" w:cs="Times New Roman"/>
          <w:color w:val="CE9178"/>
          <w:kern w:val="0"/>
          <w:sz w:val="21"/>
          <w:szCs w:val="21"/>
          <w14:ligatures w14:val="none"/>
        </w:rPr>
        <w:t>."</w:t>
      </w:r>
    </w:p>
    <w:p w14:paraId="5F048234"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proofErr w:type="gramStart"/>
      <w:r w:rsidRPr="00F01875">
        <w:rPr>
          <w:rFonts w:ascii="Consolas" w:eastAsia="Times New Roman" w:hAnsi="Consolas" w:cs="Times New Roman"/>
          <w:color w:val="C586C0"/>
          <w:kern w:val="0"/>
          <w:sz w:val="21"/>
          <w:szCs w:val="21"/>
          <w14:ligatures w14:val="none"/>
        </w:rPr>
        <w:t>Try</w:t>
      </w:r>
      <w:r w:rsidRPr="00F01875">
        <w:rPr>
          <w:rFonts w:ascii="Consolas" w:eastAsia="Times New Roman" w:hAnsi="Consolas" w:cs="Times New Roman"/>
          <w:color w:val="CCCCCC"/>
          <w:kern w:val="0"/>
          <w:sz w:val="21"/>
          <w:szCs w:val="21"/>
          <w14:ligatures w14:val="none"/>
        </w:rPr>
        <w:t xml:space="preserve"> {</w:t>
      </w:r>
      <w:proofErr w:type="gramEnd"/>
    </w:p>
    <w:p w14:paraId="4B03EF10"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Edit-EC2InstanceAttribute</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InstanceId</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InstanceId</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-Attribute</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w:t>
      </w:r>
      <w:proofErr w:type="spellStart"/>
      <w:r w:rsidRPr="00F01875">
        <w:rPr>
          <w:rFonts w:ascii="Consolas" w:eastAsia="Times New Roman" w:hAnsi="Consolas" w:cs="Times New Roman"/>
          <w:color w:val="CE9178"/>
          <w:kern w:val="0"/>
          <w:sz w:val="21"/>
          <w:szCs w:val="21"/>
          <w14:ligatures w14:val="none"/>
        </w:rPr>
        <w:t>instanceType</w:t>
      </w:r>
      <w:proofErr w:type="spellEnd"/>
      <w:r w:rsidRPr="00F01875">
        <w:rPr>
          <w:rFonts w:ascii="Consolas" w:eastAsia="Times New Roman" w:hAnsi="Consolas" w:cs="Times New Roman"/>
          <w:color w:val="CE9178"/>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-Value</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DesiredInstanceType</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-Region</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$Region</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ErrorAction</w:t>
      </w:r>
      <w:proofErr w:type="spellEnd"/>
      <w:r w:rsidRPr="00F01875">
        <w:rPr>
          <w:rFonts w:ascii="Consolas" w:eastAsia="Times New Roman" w:hAnsi="Consolas" w:cs="Times New Roman"/>
          <w:color w:val="CCCCCC"/>
          <w:kern w:val="0"/>
          <w:sz w:val="21"/>
          <w:szCs w:val="21"/>
          <w14:ligatures w14:val="none"/>
        </w:rPr>
        <w:t xml:space="preserve"> Stop</w:t>
      </w:r>
    </w:p>
    <w:p w14:paraId="70F72169"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 </w:t>
      </w:r>
      <w:r w:rsidRPr="00F01875">
        <w:rPr>
          <w:rFonts w:ascii="Consolas" w:eastAsia="Times New Roman" w:hAnsi="Consolas" w:cs="Times New Roman"/>
          <w:color w:val="C586C0"/>
          <w:kern w:val="0"/>
          <w:sz w:val="21"/>
          <w:szCs w:val="21"/>
          <w14:ligatures w14:val="none"/>
        </w:rPr>
        <w:t>Catch</w:t>
      </w:r>
      <w:r w:rsidRPr="00F01875">
        <w:rPr>
          <w:rFonts w:ascii="Consolas" w:eastAsia="Times New Roman" w:hAnsi="Consolas" w:cs="Times New Roman"/>
          <w:color w:val="CCCCCC"/>
          <w:kern w:val="0"/>
          <w:sz w:val="21"/>
          <w:szCs w:val="21"/>
          <w14:ligatures w14:val="none"/>
        </w:rPr>
        <w:t xml:space="preserve"> [</w:t>
      </w:r>
      <w:proofErr w:type="spellStart"/>
      <w:r w:rsidRPr="00F01875">
        <w:rPr>
          <w:rFonts w:ascii="Consolas" w:eastAsia="Times New Roman" w:hAnsi="Consolas" w:cs="Times New Roman"/>
          <w:color w:val="4EC9B0"/>
          <w:kern w:val="0"/>
          <w:sz w:val="21"/>
          <w:szCs w:val="21"/>
          <w14:ligatures w14:val="none"/>
        </w:rPr>
        <w:t>System.</w:t>
      </w:r>
      <w:proofErr w:type="gramStart"/>
      <w:r w:rsidRPr="00F01875">
        <w:rPr>
          <w:rFonts w:ascii="Consolas" w:eastAsia="Times New Roman" w:hAnsi="Consolas" w:cs="Times New Roman"/>
          <w:color w:val="4EC9B0"/>
          <w:kern w:val="0"/>
          <w:sz w:val="21"/>
          <w:szCs w:val="21"/>
          <w14:ligatures w14:val="none"/>
        </w:rPr>
        <w:t>Exception</w:t>
      </w:r>
      <w:proofErr w:type="spellEnd"/>
      <w:r w:rsidRPr="00F01875">
        <w:rPr>
          <w:rFonts w:ascii="Consolas" w:eastAsia="Times New Roman" w:hAnsi="Consolas" w:cs="Times New Roman"/>
          <w:color w:val="CCCCCC"/>
          <w:kern w:val="0"/>
          <w:sz w:val="21"/>
          <w:szCs w:val="21"/>
          <w14:ligatures w14:val="none"/>
        </w:rPr>
        <w:t>] {</w:t>
      </w:r>
      <w:proofErr w:type="gramEnd"/>
    </w:p>
    <w:p w14:paraId="53C9A8DD"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586C0"/>
          <w:kern w:val="0"/>
          <w:sz w:val="21"/>
          <w:szCs w:val="21"/>
          <w14:ligatures w14:val="none"/>
        </w:rPr>
        <w:t>Return</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 xml:space="preserve">"Failed to update EC2 instance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InstanceId</w:t>
      </w:r>
      <w:proofErr w:type="spellEnd"/>
      <w:r w:rsidRPr="00F01875">
        <w:rPr>
          <w:rFonts w:ascii="Consolas" w:eastAsia="Times New Roman" w:hAnsi="Consolas" w:cs="Times New Roman"/>
          <w:color w:val="CE9178"/>
          <w:kern w:val="0"/>
          <w:sz w:val="21"/>
          <w:szCs w:val="21"/>
          <w14:ligatures w14:val="none"/>
        </w:rPr>
        <w:t xml:space="preserve"> to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DesiredInstanceType</w:t>
      </w:r>
      <w:proofErr w:type="spellEnd"/>
      <w:r w:rsidRPr="00F01875">
        <w:rPr>
          <w:rFonts w:ascii="Consolas" w:eastAsia="Times New Roman" w:hAnsi="Consolas" w:cs="Times New Roman"/>
          <w:color w:val="CE9178"/>
          <w:kern w:val="0"/>
          <w:sz w:val="21"/>
          <w:szCs w:val="21"/>
          <w14:ligatures w14:val="none"/>
        </w:rPr>
        <w:t xml:space="preserve"> instance type. </w:t>
      </w:r>
      <w:r w:rsidRPr="00F01875">
        <w:rPr>
          <w:rFonts w:ascii="Consolas" w:eastAsia="Times New Roman" w:hAnsi="Consolas" w:cs="Times New Roman"/>
          <w:color w:val="9CDCFE"/>
          <w:kern w:val="0"/>
          <w:sz w:val="21"/>
          <w:szCs w:val="21"/>
          <w14:ligatures w14:val="none"/>
        </w:rPr>
        <w:t>$_</w:t>
      </w:r>
      <w:r w:rsidRPr="00F01875">
        <w:rPr>
          <w:rFonts w:ascii="Consolas" w:eastAsia="Times New Roman" w:hAnsi="Consolas" w:cs="Times New Roman"/>
          <w:color w:val="CE9178"/>
          <w:kern w:val="0"/>
          <w:sz w:val="21"/>
          <w:szCs w:val="21"/>
          <w14:ligatures w14:val="none"/>
        </w:rPr>
        <w:t>"</w:t>
      </w:r>
    </w:p>
    <w:p w14:paraId="7A5FF987"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w:t>
      </w:r>
    </w:p>
    <w:p w14:paraId="4EF4A8AD"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p>
    <w:p w14:paraId="1AF7DFC6"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Write-Output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 xml:space="preserve">"Starting EC2 instance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InstanceId</w:t>
      </w:r>
      <w:proofErr w:type="spellEnd"/>
      <w:r w:rsidRPr="00F01875">
        <w:rPr>
          <w:rFonts w:ascii="Consolas" w:eastAsia="Times New Roman" w:hAnsi="Consolas" w:cs="Times New Roman"/>
          <w:color w:val="CE9178"/>
          <w:kern w:val="0"/>
          <w:sz w:val="21"/>
          <w:szCs w:val="21"/>
          <w14:ligatures w14:val="none"/>
        </w:rPr>
        <w:t>."</w:t>
      </w:r>
    </w:p>
    <w:p w14:paraId="32506A20"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proofErr w:type="gramStart"/>
      <w:r w:rsidRPr="00F01875">
        <w:rPr>
          <w:rFonts w:ascii="Consolas" w:eastAsia="Times New Roman" w:hAnsi="Consolas" w:cs="Times New Roman"/>
          <w:color w:val="C586C0"/>
          <w:kern w:val="0"/>
          <w:sz w:val="21"/>
          <w:szCs w:val="21"/>
          <w14:ligatures w14:val="none"/>
        </w:rPr>
        <w:t>Try</w:t>
      </w:r>
      <w:r w:rsidRPr="00F01875">
        <w:rPr>
          <w:rFonts w:ascii="Consolas" w:eastAsia="Times New Roman" w:hAnsi="Consolas" w:cs="Times New Roman"/>
          <w:color w:val="CCCCCC"/>
          <w:kern w:val="0"/>
          <w:sz w:val="21"/>
          <w:szCs w:val="21"/>
          <w14:ligatures w14:val="none"/>
        </w:rPr>
        <w:t xml:space="preserve"> {</w:t>
      </w:r>
      <w:proofErr w:type="gramEnd"/>
    </w:p>
    <w:p w14:paraId="52041422"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$Null</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Start-EC2Instance</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InstanceId</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InstanceId</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-Force</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-Region</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$Region</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ErrorAction</w:t>
      </w:r>
      <w:proofErr w:type="spellEnd"/>
      <w:r w:rsidRPr="00F01875">
        <w:rPr>
          <w:rFonts w:ascii="Consolas" w:eastAsia="Times New Roman" w:hAnsi="Consolas" w:cs="Times New Roman"/>
          <w:color w:val="CCCCCC"/>
          <w:kern w:val="0"/>
          <w:sz w:val="21"/>
          <w:szCs w:val="21"/>
          <w14:ligatures w14:val="none"/>
        </w:rPr>
        <w:t xml:space="preserve"> Stop</w:t>
      </w:r>
    </w:p>
    <w:p w14:paraId="01853346"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 </w:t>
      </w:r>
      <w:r w:rsidRPr="00F01875">
        <w:rPr>
          <w:rFonts w:ascii="Consolas" w:eastAsia="Times New Roman" w:hAnsi="Consolas" w:cs="Times New Roman"/>
          <w:color w:val="C586C0"/>
          <w:kern w:val="0"/>
          <w:sz w:val="21"/>
          <w:szCs w:val="21"/>
          <w14:ligatures w14:val="none"/>
        </w:rPr>
        <w:t>Catch</w:t>
      </w:r>
      <w:r w:rsidRPr="00F01875">
        <w:rPr>
          <w:rFonts w:ascii="Consolas" w:eastAsia="Times New Roman" w:hAnsi="Consolas" w:cs="Times New Roman"/>
          <w:color w:val="CCCCCC"/>
          <w:kern w:val="0"/>
          <w:sz w:val="21"/>
          <w:szCs w:val="21"/>
          <w14:ligatures w14:val="none"/>
        </w:rPr>
        <w:t xml:space="preserve"> [</w:t>
      </w:r>
      <w:proofErr w:type="spellStart"/>
      <w:r w:rsidRPr="00F01875">
        <w:rPr>
          <w:rFonts w:ascii="Consolas" w:eastAsia="Times New Roman" w:hAnsi="Consolas" w:cs="Times New Roman"/>
          <w:color w:val="4EC9B0"/>
          <w:kern w:val="0"/>
          <w:sz w:val="21"/>
          <w:szCs w:val="21"/>
          <w14:ligatures w14:val="none"/>
        </w:rPr>
        <w:t>System.</w:t>
      </w:r>
      <w:proofErr w:type="gramStart"/>
      <w:r w:rsidRPr="00F01875">
        <w:rPr>
          <w:rFonts w:ascii="Consolas" w:eastAsia="Times New Roman" w:hAnsi="Consolas" w:cs="Times New Roman"/>
          <w:color w:val="4EC9B0"/>
          <w:kern w:val="0"/>
          <w:sz w:val="21"/>
          <w:szCs w:val="21"/>
          <w14:ligatures w14:val="none"/>
        </w:rPr>
        <w:t>Exception</w:t>
      </w:r>
      <w:proofErr w:type="spellEnd"/>
      <w:r w:rsidRPr="00F01875">
        <w:rPr>
          <w:rFonts w:ascii="Consolas" w:eastAsia="Times New Roman" w:hAnsi="Consolas" w:cs="Times New Roman"/>
          <w:color w:val="CCCCCC"/>
          <w:kern w:val="0"/>
          <w:sz w:val="21"/>
          <w:szCs w:val="21"/>
          <w14:ligatures w14:val="none"/>
        </w:rPr>
        <w:t>] {</w:t>
      </w:r>
      <w:proofErr w:type="gramEnd"/>
    </w:p>
    <w:p w14:paraId="6E0CAC84"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586C0"/>
          <w:kern w:val="0"/>
          <w:sz w:val="21"/>
          <w:szCs w:val="21"/>
          <w14:ligatures w14:val="none"/>
        </w:rPr>
        <w:t>Return</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 xml:space="preserve">"Failed to start EC2 instance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InstanceId</w:t>
      </w:r>
      <w:proofErr w:type="spellEnd"/>
      <w:r w:rsidRPr="00F01875">
        <w:rPr>
          <w:rFonts w:ascii="Consolas" w:eastAsia="Times New Roman" w:hAnsi="Consolas" w:cs="Times New Roman"/>
          <w:color w:val="CE9178"/>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$_</w:t>
      </w:r>
      <w:r w:rsidRPr="00F01875">
        <w:rPr>
          <w:rFonts w:ascii="Consolas" w:eastAsia="Times New Roman" w:hAnsi="Consolas" w:cs="Times New Roman"/>
          <w:color w:val="CE9178"/>
          <w:kern w:val="0"/>
          <w:sz w:val="21"/>
          <w:szCs w:val="21"/>
          <w14:ligatures w14:val="none"/>
        </w:rPr>
        <w:t>"</w:t>
      </w:r>
    </w:p>
    <w:p w14:paraId="7743249C"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w:t>
      </w:r>
    </w:p>
    <w:p w14:paraId="65E06630"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p>
    <w:p w14:paraId="6CBD2078"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Start-Sleep</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-Seconds</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B5CEA8"/>
          <w:kern w:val="0"/>
          <w:sz w:val="21"/>
          <w:szCs w:val="21"/>
          <w14:ligatures w14:val="none"/>
        </w:rPr>
        <w:t>5</w:t>
      </w:r>
    </w:p>
    <w:p w14:paraId="2E937E0D"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StartInstanceCounter</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B5CEA8"/>
          <w:kern w:val="0"/>
          <w:sz w:val="21"/>
          <w:szCs w:val="21"/>
          <w14:ligatures w14:val="none"/>
        </w:rPr>
        <w:t>0</w:t>
      </w:r>
    </w:p>
    <w:p w14:paraId="6B578645"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proofErr w:type="gramStart"/>
      <w:r w:rsidRPr="00F01875">
        <w:rPr>
          <w:rFonts w:ascii="Consolas" w:eastAsia="Times New Roman" w:hAnsi="Consolas" w:cs="Times New Roman"/>
          <w:color w:val="C586C0"/>
          <w:kern w:val="0"/>
          <w:sz w:val="21"/>
          <w:szCs w:val="21"/>
          <w14:ligatures w14:val="none"/>
        </w:rPr>
        <w:t>Do</w:t>
      </w:r>
      <w:r w:rsidRPr="00F01875">
        <w:rPr>
          <w:rFonts w:ascii="Consolas" w:eastAsia="Times New Roman" w:hAnsi="Consolas" w:cs="Times New Roman"/>
          <w:color w:val="CCCCCC"/>
          <w:kern w:val="0"/>
          <w:sz w:val="21"/>
          <w:szCs w:val="21"/>
          <w14:ligatures w14:val="none"/>
        </w:rPr>
        <w:t xml:space="preserve"> {</w:t>
      </w:r>
      <w:proofErr w:type="gramEnd"/>
    </w:p>
    <w:p w14:paraId="17C70532"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$State</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Get-EC2Instance</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InstanceId</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InstanceId</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-Region</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$Region</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ErrorAction</w:t>
      </w:r>
      <w:proofErr w:type="spellEnd"/>
      <w:r w:rsidRPr="00F01875">
        <w:rPr>
          <w:rFonts w:ascii="Consolas" w:eastAsia="Times New Roman" w:hAnsi="Consolas" w:cs="Times New Roman"/>
          <w:color w:val="CCCCCC"/>
          <w:kern w:val="0"/>
          <w:sz w:val="21"/>
          <w:szCs w:val="21"/>
          <w14:ligatures w14:val="none"/>
        </w:rPr>
        <w:t xml:space="preserve"> </w:t>
      </w:r>
      <w:proofErr w:type="spellStart"/>
      <w:r w:rsidRPr="00F01875">
        <w:rPr>
          <w:rFonts w:ascii="Consolas" w:eastAsia="Times New Roman" w:hAnsi="Consolas" w:cs="Times New Roman"/>
          <w:color w:val="CCCCCC"/>
          <w:kern w:val="0"/>
          <w:sz w:val="21"/>
          <w:szCs w:val="21"/>
          <w14:ligatures w14:val="none"/>
        </w:rPr>
        <w:t>SilentlyContinue</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Select-Object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ExpandProperty</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'Instances'</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Select-Object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ExpandProperty</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'State'</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Select-Object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ExpandProperty</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'Name'</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Select-Object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ExpandProperty</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'Value'</w:t>
      </w:r>
    </w:p>
    <w:p w14:paraId="491F1A04"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586C0"/>
          <w:kern w:val="0"/>
          <w:sz w:val="21"/>
          <w:szCs w:val="21"/>
          <w14:ligatures w14:val="none"/>
        </w:rPr>
        <w:t>If</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$State</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-ne</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'Running</w:t>
      </w:r>
      <w:proofErr w:type="gramStart"/>
      <w:r w:rsidRPr="00F01875">
        <w:rPr>
          <w:rFonts w:ascii="Consolas" w:eastAsia="Times New Roman" w:hAnsi="Consolas" w:cs="Times New Roman"/>
          <w:color w:val="CE9178"/>
          <w:kern w:val="0"/>
          <w:sz w:val="21"/>
          <w:szCs w:val="21"/>
          <w14:ligatures w14:val="none"/>
        </w:rPr>
        <w:t>'</w:t>
      </w:r>
      <w:r w:rsidRPr="00F01875">
        <w:rPr>
          <w:rFonts w:ascii="Consolas" w:eastAsia="Times New Roman" w:hAnsi="Consolas" w:cs="Times New Roman"/>
          <w:color w:val="CCCCCC"/>
          <w:kern w:val="0"/>
          <w:sz w:val="21"/>
          <w:szCs w:val="21"/>
          <w14:ligatures w14:val="none"/>
        </w:rPr>
        <w:t>) {</w:t>
      </w:r>
      <w:proofErr w:type="gramEnd"/>
    </w:p>
    <w:p w14:paraId="4935F6E6"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StartInstanceCounter</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p>
    <w:p w14:paraId="364DC187"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Write-Output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 xml:space="preserve">"EC2 instance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InstanceId</w:t>
      </w:r>
      <w:proofErr w:type="spellEnd"/>
      <w:r w:rsidRPr="00F01875">
        <w:rPr>
          <w:rFonts w:ascii="Consolas" w:eastAsia="Times New Roman" w:hAnsi="Consolas" w:cs="Times New Roman"/>
          <w:color w:val="CE9178"/>
          <w:kern w:val="0"/>
          <w:sz w:val="21"/>
          <w:szCs w:val="21"/>
          <w14:ligatures w14:val="none"/>
        </w:rPr>
        <w:t xml:space="preserve"> is still starting, sleeping 5 seconds and will check again."</w:t>
      </w:r>
    </w:p>
    <w:p w14:paraId="60062811"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Start-Sleep</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-Seconds</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B5CEA8"/>
          <w:kern w:val="0"/>
          <w:sz w:val="21"/>
          <w:szCs w:val="21"/>
          <w14:ligatures w14:val="none"/>
        </w:rPr>
        <w:t>5</w:t>
      </w:r>
    </w:p>
    <w:p w14:paraId="673BEDB7"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w:t>
      </w:r>
    </w:p>
    <w:p w14:paraId="011B61A5"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 </w:t>
      </w:r>
      <w:r w:rsidRPr="00F01875">
        <w:rPr>
          <w:rFonts w:ascii="Consolas" w:eastAsia="Times New Roman" w:hAnsi="Consolas" w:cs="Times New Roman"/>
          <w:color w:val="C586C0"/>
          <w:kern w:val="0"/>
          <w:sz w:val="21"/>
          <w:szCs w:val="21"/>
          <w14:ligatures w14:val="none"/>
        </w:rPr>
        <w:t>Until</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$State</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-eq</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'Running'</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-or</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StartInstanceCounter</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proofErr w:type="spellStart"/>
      <w:r w:rsidRPr="00F01875">
        <w:rPr>
          <w:rFonts w:ascii="Consolas" w:eastAsia="Times New Roman" w:hAnsi="Consolas" w:cs="Times New Roman"/>
          <w:color w:val="D4D4D4"/>
          <w:kern w:val="0"/>
          <w:sz w:val="21"/>
          <w:szCs w:val="21"/>
          <w14:ligatures w14:val="none"/>
        </w:rPr>
        <w:t>ge</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B5CEA8"/>
          <w:kern w:val="0"/>
          <w:sz w:val="21"/>
          <w:szCs w:val="21"/>
          <w14:ligatures w14:val="none"/>
        </w:rPr>
        <w:t>120</w:t>
      </w:r>
      <w:r w:rsidRPr="00F01875">
        <w:rPr>
          <w:rFonts w:ascii="Consolas" w:eastAsia="Times New Roman" w:hAnsi="Consolas" w:cs="Times New Roman"/>
          <w:color w:val="CCCCCC"/>
          <w:kern w:val="0"/>
          <w:sz w:val="21"/>
          <w:szCs w:val="21"/>
          <w14:ligatures w14:val="none"/>
        </w:rPr>
        <w:t>)</w:t>
      </w:r>
    </w:p>
    <w:p w14:paraId="127DBA74"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p>
    <w:p w14:paraId="7C66C0DD"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586C0"/>
          <w:kern w:val="0"/>
          <w:sz w:val="21"/>
          <w:szCs w:val="21"/>
          <w14:ligatures w14:val="none"/>
        </w:rPr>
        <w:t>If</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StartInstanceCounter</w:t>
      </w:r>
      <w:proofErr w:type="spellEnd"/>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proofErr w:type="spellStart"/>
      <w:r w:rsidRPr="00F01875">
        <w:rPr>
          <w:rFonts w:ascii="Consolas" w:eastAsia="Times New Roman" w:hAnsi="Consolas" w:cs="Times New Roman"/>
          <w:color w:val="D4D4D4"/>
          <w:kern w:val="0"/>
          <w:sz w:val="21"/>
          <w:szCs w:val="21"/>
          <w14:ligatures w14:val="none"/>
        </w:rPr>
        <w:t>ge</w:t>
      </w:r>
      <w:proofErr w:type="spellEnd"/>
      <w:r w:rsidRPr="00F01875">
        <w:rPr>
          <w:rFonts w:ascii="Consolas" w:eastAsia="Times New Roman" w:hAnsi="Consolas" w:cs="Times New Roman"/>
          <w:color w:val="CCCCCC"/>
          <w:kern w:val="0"/>
          <w:sz w:val="21"/>
          <w:szCs w:val="21"/>
          <w14:ligatures w14:val="none"/>
        </w:rPr>
        <w:t xml:space="preserve"> </w:t>
      </w:r>
      <w:proofErr w:type="gramStart"/>
      <w:r w:rsidRPr="00F01875">
        <w:rPr>
          <w:rFonts w:ascii="Consolas" w:eastAsia="Times New Roman" w:hAnsi="Consolas" w:cs="Times New Roman"/>
          <w:color w:val="B5CEA8"/>
          <w:kern w:val="0"/>
          <w:sz w:val="21"/>
          <w:szCs w:val="21"/>
          <w14:ligatures w14:val="none"/>
        </w:rPr>
        <w:t>60</w:t>
      </w:r>
      <w:r w:rsidRPr="00F01875">
        <w:rPr>
          <w:rFonts w:ascii="Consolas" w:eastAsia="Times New Roman" w:hAnsi="Consolas" w:cs="Times New Roman"/>
          <w:color w:val="CCCCCC"/>
          <w:kern w:val="0"/>
          <w:sz w:val="21"/>
          <w:szCs w:val="21"/>
          <w14:ligatures w14:val="none"/>
        </w:rPr>
        <w:t>) {</w:t>
      </w:r>
      <w:proofErr w:type="gramEnd"/>
    </w:p>
    <w:p w14:paraId="0D01E9FE"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586C0"/>
          <w:kern w:val="0"/>
          <w:sz w:val="21"/>
          <w:szCs w:val="21"/>
          <w14:ligatures w14:val="none"/>
        </w:rPr>
        <w:t>Return</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 xml:space="preserve">"Instance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InstanceId</w:t>
      </w:r>
      <w:proofErr w:type="spellEnd"/>
      <w:r w:rsidRPr="00F01875">
        <w:rPr>
          <w:rFonts w:ascii="Consolas" w:eastAsia="Times New Roman" w:hAnsi="Consolas" w:cs="Times New Roman"/>
          <w:color w:val="CE9178"/>
          <w:kern w:val="0"/>
          <w:sz w:val="21"/>
          <w:szCs w:val="21"/>
          <w14:ligatures w14:val="none"/>
        </w:rPr>
        <w:t xml:space="preserve"> failed to start in a reasonable time."</w:t>
      </w:r>
    </w:p>
    <w:p w14:paraId="1D7A6F58"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w:t>
      </w:r>
    </w:p>
    <w:p w14:paraId="7D0E540A"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Write-Output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 xml:space="preserve">"EC2 instance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InstanceId</w:t>
      </w:r>
      <w:proofErr w:type="spellEnd"/>
      <w:r w:rsidRPr="00F01875">
        <w:rPr>
          <w:rFonts w:ascii="Consolas" w:eastAsia="Times New Roman" w:hAnsi="Consolas" w:cs="Times New Roman"/>
          <w:color w:val="CE9178"/>
          <w:kern w:val="0"/>
          <w:sz w:val="21"/>
          <w:szCs w:val="21"/>
          <w14:ligatures w14:val="none"/>
        </w:rPr>
        <w:t xml:space="preserve"> converted and back online."</w:t>
      </w:r>
    </w:p>
    <w:p w14:paraId="29BAF201"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586C0"/>
          <w:kern w:val="0"/>
          <w:sz w:val="21"/>
          <w:szCs w:val="21"/>
          <w14:ligatures w14:val="none"/>
        </w:rPr>
        <w:t>Else</w:t>
      </w:r>
      <w:r w:rsidRPr="00F01875">
        <w:rPr>
          <w:rFonts w:ascii="Consolas" w:eastAsia="Times New Roman" w:hAnsi="Consolas" w:cs="Times New Roman"/>
          <w:color w:val="CCCCCC"/>
          <w:kern w:val="0"/>
          <w:sz w:val="21"/>
          <w:szCs w:val="21"/>
          <w14:ligatures w14:val="none"/>
        </w:rPr>
        <w:t xml:space="preserve"> {</w:t>
      </w:r>
    </w:p>
    <w:p w14:paraId="03E2D946"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lastRenderedPageBreak/>
        <w:t xml:space="preserve">    </w:t>
      </w:r>
      <w:r w:rsidRPr="00F01875">
        <w:rPr>
          <w:rFonts w:ascii="Consolas" w:eastAsia="Times New Roman" w:hAnsi="Consolas" w:cs="Times New Roman"/>
          <w:color w:val="DCDCAA"/>
          <w:kern w:val="0"/>
          <w:sz w:val="21"/>
          <w:szCs w:val="21"/>
          <w14:ligatures w14:val="none"/>
        </w:rPr>
        <w:t>Write-Output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 xml:space="preserve">"EC2 instance </w:t>
      </w:r>
      <w:r w:rsidRPr="00F01875">
        <w:rPr>
          <w:rFonts w:ascii="Consolas" w:eastAsia="Times New Roman" w:hAnsi="Consolas" w:cs="Times New Roman"/>
          <w:color w:val="9CDCFE"/>
          <w:kern w:val="0"/>
          <w:sz w:val="21"/>
          <w:szCs w:val="21"/>
          <w14:ligatures w14:val="none"/>
        </w:rPr>
        <w:t>$</w:t>
      </w:r>
      <w:proofErr w:type="spellStart"/>
      <w:r w:rsidRPr="00F01875">
        <w:rPr>
          <w:rFonts w:ascii="Consolas" w:eastAsia="Times New Roman" w:hAnsi="Consolas" w:cs="Times New Roman"/>
          <w:color w:val="9CDCFE"/>
          <w:kern w:val="0"/>
          <w:sz w:val="21"/>
          <w:szCs w:val="21"/>
          <w14:ligatures w14:val="none"/>
        </w:rPr>
        <w:t>InstanceId</w:t>
      </w:r>
      <w:proofErr w:type="spellEnd"/>
      <w:r w:rsidRPr="00F01875">
        <w:rPr>
          <w:rFonts w:ascii="Consolas" w:eastAsia="Times New Roman" w:hAnsi="Consolas" w:cs="Times New Roman"/>
          <w:color w:val="CE9178"/>
          <w:kern w:val="0"/>
          <w:sz w:val="21"/>
          <w:szCs w:val="21"/>
          <w14:ligatures w14:val="none"/>
        </w:rPr>
        <w:t xml:space="preserve"> instance already set to the desired EC2 instance type."</w:t>
      </w:r>
    </w:p>
    <w:p w14:paraId="30B5FBCB" w14:textId="77777777" w:rsidR="00F01875" w:rsidRPr="00F01875" w:rsidRDefault="00F01875" w:rsidP="00F01875">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CCCCCC"/>
          <w:kern w:val="0"/>
          <w:sz w:val="21"/>
          <w:szCs w:val="21"/>
          <w14:ligatures w14:val="none"/>
        </w:rPr>
        <w:t>}</w:t>
      </w:r>
    </w:p>
    <w:p w14:paraId="54D9FF50" w14:textId="685BB924" w:rsidR="007966C2" w:rsidRDefault="007966C2" w:rsidP="007966C2">
      <w:pPr>
        <w:pStyle w:val="Heading2"/>
      </w:pPr>
      <w:r>
        <w:t>Activity 3 – Optimizing vCPU count to save money on licensing</w:t>
      </w:r>
    </w:p>
    <w:p w14:paraId="0957E96A" w14:textId="06CF931E" w:rsidR="00E61AB8" w:rsidRDefault="00D805F2" w:rsidP="00E61AB8">
      <w:r>
        <w:t xml:space="preserve">In this activity, you will use AWS’ Optimize CPU feature to reduce your Windows licensing burden on the instance you just converted to AMD. </w:t>
      </w:r>
      <w:r w:rsidR="00D0489B">
        <w:t>This is where we will get the cost of the r8a.4xlarge (</w:t>
      </w:r>
      <w:r w:rsidR="00D0489B" w:rsidRPr="008925DB">
        <w:t>$1.</w:t>
      </w:r>
      <w:r w:rsidR="00D7349E" w:rsidRPr="005053C7">
        <w:t>27808</w:t>
      </w:r>
      <w:r w:rsidR="00D0489B">
        <w:t>/hour</w:t>
      </w:r>
      <w:r w:rsidR="00CA21A2">
        <w:t xml:space="preserve"> -&gt; $0.</w:t>
      </w:r>
      <w:r w:rsidR="009628B8" w:rsidRPr="00E14C32">
        <w:t>81808</w:t>
      </w:r>
      <w:r w:rsidR="00CA21A2">
        <w:t>/hour</w:t>
      </w:r>
      <w:r w:rsidR="00D0489B">
        <w:t xml:space="preserve">) below </w:t>
      </w:r>
      <w:r w:rsidR="00D7349E">
        <w:t>the r5.4xlarge (</w:t>
      </w:r>
      <w:r w:rsidR="00D7349E" w:rsidRPr="008925DB">
        <w:t>$1.008</w:t>
      </w:r>
      <w:r w:rsidR="00D7349E">
        <w:t xml:space="preserve">/hour). </w:t>
      </w:r>
      <w:r>
        <w:t>While you can also optimize the CPU at the same time as the conversion</w:t>
      </w:r>
      <w:r w:rsidR="008A04F9">
        <w:t xml:space="preserve"> (using the console)</w:t>
      </w:r>
      <w:r>
        <w:t>, it is more impactful to learn to do them separately.</w:t>
      </w:r>
      <w:r w:rsidR="00E61AB8">
        <w:t xml:space="preserve"> For more information, click </w:t>
      </w:r>
      <w:hyperlink r:id="rId25" w:history="1">
        <w:r w:rsidR="00E61AB8" w:rsidRPr="00D554CC">
          <w:rPr>
            <w:rStyle w:val="Hyperlink"/>
          </w:rPr>
          <w:t>here</w:t>
        </w:r>
      </w:hyperlink>
      <w:r w:rsidR="00E61AB8">
        <w:t>.</w:t>
      </w:r>
    </w:p>
    <w:p w14:paraId="7B276140" w14:textId="34CBBFC5" w:rsidR="00D0489B" w:rsidRDefault="00D0489B" w:rsidP="00D0489B">
      <w:pPr>
        <w:pStyle w:val="Heading3"/>
      </w:pPr>
      <w:r w:rsidRPr="0047511D">
        <w:t xml:space="preserve">Activity </w:t>
      </w:r>
      <w:r>
        <w:t>3-1</w:t>
      </w:r>
      <w:r w:rsidRPr="0047511D">
        <w:t xml:space="preserve"> – </w:t>
      </w:r>
      <w:r>
        <w:t>Looking at results in CloudWatch</w:t>
      </w:r>
    </w:p>
    <w:p w14:paraId="30CAC638" w14:textId="5E12C228" w:rsidR="00D0489B" w:rsidRDefault="00D0489B" w:rsidP="00D0489B">
      <w:pPr>
        <w:pStyle w:val="ListParagraph"/>
        <w:numPr>
          <w:ilvl w:val="0"/>
          <w:numId w:val="5"/>
        </w:numPr>
      </w:pPr>
      <w:r>
        <w:t xml:space="preserve">In the </w:t>
      </w:r>
      <w:hyperlink r:id="rId26" w:anchor="metricsV2?graph=~()" w:history="1">
        <w:r w:rsidRPr="00465A76">
          <w:rPr>
            <w:rStyle w:val="Hyperlink"/>
          </w:rPr>
          <w:t>CloudWatch Metrics</w:t>
        </w:r>
      </w:hyperlink>
      <w:r>
        <w:t xml:space="preserve"> console</w:t>
      </w:r>
      <w:r w:rsidR="00744E9F">
        <w:t xml:space="preserve"> </w:t>
      </w:r>
      <w:r>
        <w:t xml:space="preserve">search window, enter </w:t>
      </w:r>
      <w:r w:rsidR="00BF50FE" w:rsidRPr="00BF50FE">
        <w:rPr>
          <w:b/>
          <w:bCs/>
        </w:rPr>
        <w:t>"Prime-Number-Testing-Metrics"</w:t>
      </w:r>
    </w:p>
    <w:p w14:paraId="6E231075" w14:textId="496E0C61" w:rsidR="00D0489B" w:rsidRPr="001E0B72" w:rsidRDefault="00D0489B" w:rsidP="00D0489B">
      <w:pPr>
        <w:pStyle w:val="ListParagraph"/>
        <w:numPr>
          <w:ilvl w:val="0"/>
          <w:numId w:val="5"/>
        </w:numPr>
      </w:pPr>
      <w:r>
        <w:t xml:space="preserve">Select </w:t>
      </w:r>
      <w:r w:rsidRPr="008A54A2">
        <w:rPr>
          <w:b/>
          <w:bCs/>
        </w:rPr>
        <w:t>Prime</w:t>
      </w:r>
      <w:r w:rsidR="009C2B68">
        <w:rPr>
          <w:b/>
          <w:bCs/>
        </w:rPr>
        <w:t>-</w:t>
      </w:r>
      <w:r w:rsidRPr="008A54A2">
        <w:rPr>
          <w:b/>
          <w:bCs/>
        </w:rPr>
        <w:t>Number</w:t>
      </w:r>
      <w:r w:rsidR="009C2B68">
        <w:rPr>
          <w:b/>
          <w:bCs/>
        </w:rPr>
        <w:t>-</w:t>
      </w:r>
      <w:r w:rsidRPr="008A54A2">
        <w:rPr>
          <w:b/>
          <w:bCs/>
        </w:rPr>
        <w:t>Testing</w:t>
      </w:r>
      <w:r w:rsidR="009C2B68">
        <w:rPr>
          <w:b/>
          <w:bCs/>
        </w:rPr>
        <w:t>-</w:t>
      </w:r>
      <w:r w:rsidRPr="008A54A2">
        <w:rPr>
          <w:b/>
          <w:bCs/>
        </w:rPr>
        <w:t xml:space="preserve">Metrics &gt; </w:t>
      </w:r>
      <w:proofErr w:type="spellStart"/>
      <w:r w:rsidRPr="008A54A2">
        <w:rPr>
          <w:b/>
          <w:bCs/>
        </w:rPr>
        <w:t>InstanceType</w:t>
      </w:r>
      <w:proofErr w:type="spellEnd"/>
    </w:p>
    <w:p w14:paraId="75430AA5" w14:textId="29923DDC" w:rsidR="001E0B72" w:rsidRDefault="00803724" w:rsidP="00B71D29">
      <w:pPr>
        <w:jc w:val="center"/>
      </w:pPr>
      <w:r>
        <w:rPr>
          <w:noProof/>
        </w:rPr>
        <w:drawing>
          <wp:inline distT="0" distB="0" distL="0" distR="0" wp14:anchorId="01BD5D9E" wp14:editId="7558BF19">
            <wp:extent cx="5928995" cy="3973830"/>
            <wp:effectExtent l="0" t="0" r="0" b="7620"/>
            <wp:docPr id="11278441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28995" cy="3973830"/>
                    </a:xfrm>
                    <a:prstGeom prst="rect">
                      <a:avLst/>
                    </a:prstGeom>
                    <a:noFill/>
                    <a:ln>
                      <a:noFill/>
                    </a:ln>
                  </pic:spPr>
                </pic:pic>
              </a:graphicData>
            </a:graphic>
          </wp:inline>
        </w:drawing>
      </w:r>
    </w:p>
    <w:p w14:paraId="523B4899" w14:textId="5B72E5BA" w:rsidR="00D0489B" w:rsidRDefault="00D0489B" w:rsidP="00D0489B">
      <w:pPr>
        <w:pStyle w:val="ListParagraph"/>
        <w:numPr>
          <w:ilvl w:val="0"/>
          <w:numId w:val="5"/>
        </w:numPr>
      </w:pPr>
      <w:r>
        <w:t xml:space="preserve">You should see </w:t>
      </w:r>
      <w:r w:rsidR="00AE380F">
        <w:t>nine</w:t>
      </w:r>
      <w:r>
        <w:t xml:space="preserve"> (</w:t>
      </w:r>
      <w:r w:rsidR="00AE380F" w:rsidRPr="00064E99">
        <w:rPr>
          <w:b/>
          <w:bCs/>
        </w:rPr>
        <w:t>9</w:t>
      </w:r>
      <w:r>
        <w:t xml:space="preserve">) </w:t>
      </w:r>
      <w:r w:rsidRPr="00064E99">
        <w:rPr>
          <w:b/>
          <w:bCs/>
        </w:rPr>
        <w:t>metrics</w:t>
      </w:r>
      <w:r>
        <w:t xml:space="preserve"> listed; </w:t>
      </w:r>
      <w:r w:rsidRPr="00156619">
        <w:rPr>
          <w:b/>
          <w:bCs/>
        </w:rPr>
        <w:t>select all metrics</w:t>
      </w:r>
    </w:p>
    <w:p w14:paraId="475CE53B" w14:textId="77777777" w:rsidR="00D0489B" w:rsidRPr="00EE5646" w:rsidRDefault="00D0489B" w:rsidP="00D0489B">
      <w:pPr>
        <w:pStyle w:val="ListParagraph"/>
        <w:numPr>
          <w:ilvl w:val="0"/>
          <w:numId w:val="5"/>
        </w:numPr>
      </w:pPr>
      <w:r>
        <w:t xml:space="preserve">The default view is a line graph; change the view to </w:t>
      </w:r>
      <w:r w:rsidRPr="00EE5646">
        <w:rPr>
          <w:b/>
          <w:bCs/>
        </w:rPr>
        <w:t>Data table</w:t>
      </w:r>
    </w:p>
    <w:p w14:paraId="51D2E57E" w14:textId="6E8DE337" w:rsidR="00D0489B" w:rsidRDefault="00D0489B" w:rsidP="00D0489B">
      <w:pPr>
        <w:pStyle w:val="ListParagraph"/>
        <w:numPr>
          <w:ilvl w:val="0"/>
          <w:numId w:val="5"/>
        </w:numPr>
      </w:pPr>
      <w:r w:rsidRPr="00064E99">
        <w:rPr>
          <w:b/>
          <w:bCs/>
        </w:rPr>
        <w:t>Min</w:t>
      </w:r>
      <w:r>
        <w:t xml:space="preserve"> / </w:t>
      </w:r>
      <w:r w:rsidRPr="00064E99">
        <w:rPr>
          <w:b/>
          <w:bCs/>
        </w:rPr>
        <w:t>Max</w:t>
      </w:r>
      <w:r>
        <w:t xml:space="preserve"> / </w:t>
      </w:r>
      <w:r w:rsidRPr="00064E99">
        <w:rPr>
          <w:b/>
          <w:bCs/>
        </w:rPr>
        <w:t>Sum</w:t>
      </w:r>
      <w:r>
        <w:t xml:space="preserve"> / </w:t>
      </w:r>
      <w:r w:rsidRPr="00064E99">
        <w:rPr>
          <w:b/>
          <w:bCs/>
        </w:rPr>
        <w:t>Average</w:t>
      </w:r>
      <w:r>
        <w:t xml:space="preserve"> have the </w:t>
      </w:r>
      <w:r w:rsidRPr="00064E99">
        <w:rPr>
          <w:b/>
          <w:bCs/>
        </w:rPr>
        <w:t>same number</w:t>
      </w:r>
      <w:r>
        <w:t>; the test publishe</w:t>
      </w:r>
      <w:r w:rsidR="00000636">
        <w:t>s</w:t>
      </w:r>
      <w:r>
        <w:t xml:space="preserve"> a </w:t>
      </w:r>
      <w:r w:rsidRPr="00064E99">
        <w:rPr>
          <w:b/>
          <w:bCs/>
        </w:rPr>
        <w:t xml:space="preserve">single data </w:t>
      </w:r>
      <w:r w:rsidR="0072628C" w:rsidRPr="00064E99">
        <w:rPr>
          <w:b/>
          <w:bCs/>
        </w:rPr>
        <w:t>point</w:t>
      </w:r>
      <w:r>
        <w:t xml:space="preserve"> </w:t>
      </w:r>
    </w:p>
    <w:p w14:paraId="22BB038B" w14:textId="37C628E5" w:rsidR="00D0489B" w:rsidRDefault="00D0489B" w:rsidP="00D0489B">
      <w:pPr>
        <w:pStyle w:val="ListParagraph"/>
        <w:numPr>
          <w:ilvl w:val="0"/>
          <w:numId w:val="5"/>
        </w:numPr>
      </w:pPr>
      <w:r>
        <w:t>Using</w:t>
      </w:r>
      <w:r w:rsidR="008579B6">
        <w:t xml:space="preserve"> </w:t>
      </w:r>
      <w:r w:rsidRPr="00511C57">
        <w:rPr>
          <w:b/>
          <w:bCs/>
        </w:rPr>
        <w:t>Max</w:t>
      </w:r>
      <w:r>
        <w:t xml:space="preserve"> as </w:t>
      </w:r>
      <w:r w:rsidR="008579B6">
        <w:t>a reference</w:t>
      </w:r>
      <w:r>
        <w:t>, it takes</w:t>
      </w:r>
      <w:r w:rsidR="00C4388B">
        <w:t xml:space="preserve"> </w:t>
      </w:r>
      <w:r w:rsidR="00DD2A20" w:rsidRPr="007F3295">
        <w:rPr>
          <w:b/>
          <w:bCs/>
        </w:rPr>
        <w:t>2x</w:t>
      </w:r>
      <w:r w:rsidRPr="007F3295">
        <w:rPr>
          <w:b/>
          <w:bCs/>
        </w:rPr>
        <w:t xml:space="preserve"> </w:t>
      </w:r>
      <w:r w:rsidR="007F3295" w:rsidRPr="007F3295">
        <w:rPr>
          <w:b/>
          <w:bCs/>
        </w:rPr>
        <w:t>longer</w:t>
      </w:r>
      <w:r>
        <w:t xml:space="preserve"> for the </w:t>
      </w:r>
      <w:r w:rsidRPr="007F3295">
        <w:rPr>
          <w:b/>
          <w:bCs/>
        </w:rPr>
        <w:t>r5.4xlarge</w:t>
      </w:r>
      <w:r>
        <w:t xml:space="preserve"> to process the </w:t>
      </w:r>
      <w:r w:rsidRPr="007F3295">
        <w:rPr>
          <w:b/>
          <w:bCs/>
        </w:rPr>
        <w:t>same problem</w:t>
      </w:r>
      <w:r>
        <w:t xml:space="preserve"> as the </w:t>
      </w:r>
      <w:r w:rsidRPr="007F3295">
        <w:rPr>
          <w:b/>
          <w:bCs/>
        </w:rPr>
        <w:t>r8a.</w:t>
      </w:r>
      <w:r w:rsidR="0072628C" w:rsidRPr="007F3295">
        <w:rPr>
          <w:b/>
          <w:bCs/>
        </w:rPr>
        <w:t>4xlarge</w:t>
      </w:r>
    </w:p>
    <w:p w14:paraId="6AB70FC8" w14:textId="663C8E21" w:rsidR="00E00A95" w:rsidRDefault="00E00A95" w:rsidP="00B71D29">
      <w:pPr>
        <w:jc w:val="center"/>
      </w:pPr>
      <w:r>
        <w:rPr>
          <w:noProof/>
        </w:rPr>
        <w:lastRenderedPageBreak/>
        <w:drawing>
          <wp:inline distT="0" distB="0" distL="0" distR="0" wp14:anchorId="10BE04D6" wp14:editId="069396EB">
            <wp:extent cx="5928995" cy="5078095"/>
            <wp:effectExtent l="0" t="0" r="0" b="8255"/>
            <wp:docPr id="1321872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28995" cy="5078095"/>
                    </a:xfrm>
                    <a:prstGeom prst="rect">
                      <a:avLst/>
                    </a:prstGeom>
                    <a:noFill/>
                    <a:ln>
                      <a:noFill/>
                    </a:ln>
                  </pic:spPr>
                </pic:pic>
              </a:graphicData>
            </a:graphic>
          </wp:inline>
        </w:drawing>
      </w:r>
    </w:p>
    <w:p w14:paraId="3ADD274C" w14:textId="45A7B60F" w:rsidR="00035164" w:rsidRDefault="00035164" w:rsidP="00D0489B">
      <w:pPr>
        <w:pStyle w:val="ListParagraph"/>
        <w:numPr>
          <w:ilvl w:val="0"/>
          <w:numId w:val="5"/>
        </w:numPr>
      </w:pPr>
      <w:r>
        <w:t xml:space="preserve">There is also a </w:t>
      </w:r>
      <w:r w:rsidRPr="007F3295">
        <w:rPr>
          <w:b/>
          <w:bCs/>
        </w:rPr>
        <w:t>r8a-4xlarge-Optimized</w:t>
      </w:r>
      <w:r>
        <w:t xml:space="preserve"> </w:t>
      </w:r>
      <w:r w:rsidR="00D151B9">
        <w:t>entry;</w:t>
      </w:r>
      <w:r>
        <w:t xml:space="preserve"> this instance had </w:t>
      </w:r>
      <w:r w:rsidR="0072628C">
        <w:t>its</w:t>
      </w:r>
      <w:r>
        <w:t xml:space="preserve"> vCPU count reduced to </w:t>
      </w:r>
      <w:r w:rsidRPr="007F3295">
        <w:rPr>
          <w:b/>
          <w:bCs/>
        </w:rPr>
        <w:t>6</w:t>
      </w:r>
      <w:r w:rsidR="0072628C">
        <w:t xml:space="preserve">, reducing the instance cost by </w:t>
      </w:r>
      <w:r w:rsidR="00F73211" w:rsidRPr="007F3295">
        <w:rPr>
          <w:b/>
          <w:bCs/>
        </w:rPr>
        <w:t>$0.46 per hour!</w:t>
      </w:r>
      <w:r w:rsidR="00F73211">
        <w:t xml:space="preserve"> </w:t>
      </w:r>
      <w:r w:rsidR="007F3295">
        <w:t xml:space="preserve">The </w:t>
      </w:r>
      <w:r w:rsidR="007F3295" w:rsidRPr="007F3295">
        <w:rPr>
          <w:b/>
          <w:bCs/>
        </w:rPr>
        <w:t>r8a.4xlarge</w:t>
      </w:r>
      <w:r w:rsidR="007F3295">
        <w:t xml:space="preserve">, despite having </w:t>
      </w:r>
      <w:r w:rsidR="007F3295" w:rsidRPr="007F3295">
        <w:rPr>
          <w:b/>
          <w:bCs/>
        </w:rPr>
        <w:t>10 fewer vCPUs</w:t>
      </w:r>
      <w:r w:rsidR="007F3295">
        <w:t xml:space="preserve">, </w:t>
      </w:r>
      <w:r w:rsidR="007F3295" w:rsidRPr="007F3295">
        <w:rPr>
          <w:b/>
          <w:bCs/>
        </w:rPr>
        <w:t>outperformed</w:t>
      </w:r>
      <w:r w:rsidR="007F3295">
        <w:t xml:space="preserve"> the </w:t>
      </w:r>
      <w:r w:rsidR="007F3295" w:rsidRPr="007F3295">
        <w:rPr>
          <w:b/>
          <w:bCs/>
        </w:rPr>
        <w:t>r5.4xlarge</w:t>
      </w:r>
      <w:r w:rsidR="007F3295">
        <w:t xml:space="preserve"> in the test!</w:t>
      </w:r>
      <w:r w:rsidR="00C2503A">
        <w:t xml:space="preserve"> </w:t>
      </w:r>
    </w:p>
    <w:p w14:paraId="08057C2B" w14:textId="77777777" w:rsidR="00CA28E7" w:rsidRDefault="00CA28E7" w:rsidP="00CA28E7"/>
    <w:p w14:paraId="2919C460" w14:textId="6AC8BCDC" w:rsidR="007F4AB3" w:rsidRPr="00125867" w:rsidRDefault="007F4AB3" w:rsidP="007F4AB3">
      <w:r>
        <w:t>What do you see</w:t>
      </w:r>
      <w:r w:rsidR="00CA28E7">
        <w:t>? If in a facilitated environment, share your insights with the attendees when asked.</w:t>
      </w:r>
    </w:p>
    <w:p w14:paraId="5C5C30F3" w14:textId="51009054" w:rsidR="00947548" w:rsidRDefault="00947548" w:rsidP="00947548">
      <w:pPr>
        <w:pStyle w:val="Heading3"/>
      </w:pPr>
      <w:r w:rsidRPr="0047511D">
        <w:t xml:space="preserve">Activity </w:t>
      </w:r>
      <w:r>
        <w:t>3-2</w:t>
      </w:r>
      <w:r w:rsidRPr="0047511D">
        <w:t xml:space="preserve"> – </w:t>
      </w:r>
      <w:r w:rsidR="00770D35">
        <w:t>Optimizing</w:t>
      </w:r>
      <w:r>
        <w:t xml:space="preserve"> your instance</w:t>
      </w:r>
    </w:p>
    <w:p w14:paraId="73BEE3C1" w14:textId="013D9B1F" w:rsidR="00947548" w:rsidRDefault="00947548" w:rsidP="00947548">
      <w:r>
        <w:t xml:space="preserve">In this </w:t>
      </w:r>
      <w:r w:rsidR="00D06311">
        <w:t>activity,</w:t>
      </w:r>
      <w:r>
        <w:t xml:space="preserve"> you </w:t>
      </w:r>
      <w:r w:rsidR="00D06311">
        <w:t xml:space="preserve">will reduce the vCPU count </w:t>
      </w:r>
      <w:r w:rsidR="000D47FA">
        <w:t xml:space="preserve">to </w:t>
      </w:r>
      <w:r w:rsidR="000D47FA" w:rsidRPr="000D47FA">
        <w:rPr>
          <w:b/>
          <w:bCs/>
        </w:rPr>
        <w:t xml:space="preserve">6 vCPUs </w:t>
      </w:r>
      <w:r w:rsidR="00D06311">
        <w:t>of your</w:t>
      </w:r>
      <w:r w:rsidR="000D47FA">
        <w:t xml:space="preserve"> recently converted </w:t>
      </w:r>
      <w:r w:rsidR="000D47FA" w:rsidRPr="007F3295">
        <w:rPr>
          <w:b/>
          <w:bCs/>
        </w:rPr>
        <w:t>r8a-4xlarge</w:t>
      </w:r>
      <w:r w:rsidR="00D06311">
        <w:t xml:space="preserve"> instance to save money on Windows licensing without sacrificing performance.</w:t>
      </w:r>
    </w:p>
    <w:p w14:paraId="43126BE3" w14:textId="328B88DD" w:rsidR="00770D35" w:rsidRDefault="00770D35" w:rsidP="00770D35">
      <w:pPr>
        <w:pStyle w:val="Heading4"/>
      </w:pPr>
      <w:r>
        <w:t>Activity 3-2-1 Stop your instance</w:t>
      </w:r>
    </w:p>
    <w:p w14:paraId="34C1B86F" w14:textId="77777777" w:rsidR="00770D35" w:rsidRDefault="00770D35" w:rsidP="00770D35">
      <w:pPr>
        <w:pStyle w:val="ListParagraph"/>
        <w:numPr>
          <w:ilvl w:val="0"/>
          <w:numId w:val="9"/>
        </w:numPr>
      </w:pPr>
      <w:r>
        <w:t xml:space="preserve">In the </w:t>
      </w:r>
      <w:hyperlink r:id="rId29" w:history="1">
        <w:r w:rsidRPr="00DC5DD3">
          <w:rPr>
            <w:rStyle w:val="Hyperlink"/>
          </w:rPr>
          <w:t>EC2 Console</w:t>
        </w:r>
      </w:hyperlink>
      <w:r>
        <w:t xml:space="preserve">, select </w:t>
      </w:r>
      <w:r>
        <w:rPr>
          <w:b/>
          <w:bCs/>
        </w:rPr>
        <w:t>Instances</w:t>
      </w:r>
      <w:r>
        <w:t xml:space="preserve"> in the left-hand navigation pane</w:t>
      </w:r>
    </w:p>
    <w:p w14:paraId="06CD536B" w14:textId="43F98684" w:rsidR="00770D35" w:rsidRPr="007061C5" w:rsidRDefault="00770D35" w:rsidP="00770D35">
      <w:pPr>
        <w:pStyle w:val="ListParagraph"/>
        <w:numPr>
          <w:ilvl w:val="0"/>
          <w:numId w:val="9"/>
        </w:numPr>
      </w:pPr>
      <w:r>
        <w:t xml:space="preserve">Right click on the EC2 instance </w:t>
      </w:r>
      <w:r w:rsidR="00744E9F">
        <w:t>named</w:t>
      </w:r>
      <w:r>
        <w:t xml:space="preserve"> </w:t>
      </w:r>
      <w:r w:rsidR="00744E9F">
        <w:rPr>
          <w:b/>
          <w:bCs/>
        </w:rPr>
        <w:t>AMD-ID-01</w:t>
      </w:r>
      <w:r w:rsidR="00744E9F">
        <w:t xml:space="preserve"> </w:t>
      </w:r>
      <w:r>
        <w:t xml:space="preserve">and select </w:t>
      </w:r>
      <w:r>
        <w:rPr>
          <w:b/>
          <w:bCs/>
        </w:rPr>
        <w:t>Stop instance</w:t>
      </w:r>
    </w:p>
    <w:p w14:paraId="12D54988" w14:textId="53B78DA7" w:rsidR="007061C5" w:rsidRPr="00E65EC4" w:rsidRDefault="007061C5" w:rsidP="00B71D29">
      <w:pPr>
        <w:jc w:val="center"/>
      </w:pPr>
      <w:r>
        <w:rPr>
          <w:noProof/>
        </w:rPr>
        <w:lastRenderedPageBreak/>
        <w:drawing>
          <wp:inline distT="0" distB="0" distL="0" distR="0" wp14:anchorId="7595BB96" wp14:editId="3467400E">
            <wp:extent cx="5940425" cy="3042285"/>
            <wp:effectExtent l="0" t="0" r="3175" b="5715"/>
            <wp:docPr id="15345664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0425" cy="3042285"/>
                    </a:xfrm>
                    <a:prstGeom prst="rect">
                      <a:avLst/>
                    </a:prstGeom>
                    <a:noFill/>
                    <a:ln>
                      <a:noFill/>
                    </a:ln>
                  </pic:spPr>
                </pic:pic>
              </a:graphicData>
            </a:graphic>
          </wp:inline>
        </w:drawing>
      </w:r>
    </w:p>
    <w:p w14:paraId="0E05E23A" w14:textId="77777777" w:rsidR="00770D35" w:rsidRPr="007061C5" w:rsidRDefault="00770D35" w:rsidP="00770D35">
      <w:pPr>
        <w:pStyle w:val="ListParagraph"/>
        <w:numPr>
          <w:ilvl w:val="0"/>
          <w:numId w:val="9"/>
        </w:numPr>
      </w:pPr>
      <w:r>
        <w:t xml:space="preserve">The Stop instance dialog will appear. Leave </w:t>
      </w:r>
      <w:r>
        <w:rPr>
          <w:b/>
          <w:bCs/>
        </w:rPr>
        <w:t>Skip OS shutdown</w:t>
      </w:r>
      <w:r>
        <w:t xml:space="preserve">, </w:t>
      </w:r>
      <w:r>
        <w:rPr>
          <w:b/>
          <w:bCs/>
        </w:rPr>
        <w:t>unchecked</w:t>
      </w:r>
      <w:r>
        <w:t xml:space="preserve"> and select </w:t>
      </w:r>
      <w:r w:rsidRPr="00003C14">
        <w:rPr>
          <w:b/>
          <w:bCs/>
        </w:rPr>
        <w:t>Stop</w:t>
      </w:r>
    </w:p>
    <w:p w14:paraId="42AA4E09" w14:textId="40D36951" w:rsidR="007061C5" w:rsidRPr="00003C14" w:rsidRDefault="007061C5" w:rsidP="00B71D29">
      <w:pPr>
        <w:jc w:val="center"/>
      </w:pPr>
      <w:r>
        <w:rPr>
          <w:noProof/>
        </w:rPr>
        <w:drawing>
          <wp:inline distT="0" distB="0" distL="0" distR="0" wp14:anchorId="097C2B7C" wp14:editId="7B9CEC77">
            <wp:extent cx="5934710" cy="3249295"/>
            <wp:effectExtent l="0" t="0" r="8890" b="8255"/>
            <wp:docPr id="18417630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4710" cy="3249295"/>
                    </a:xfrm>
                    <a:prstGeom prst="rect">
                      <a:avLst/>
                    </a:prstGeom>
                    <a:noFill/>
                    <a:ln>
                      <a:noFill/>
                    </a:ln>
                  </pic:spPr>
                </pic:pic>
              </a:graphicData>
            </a:graphic>
          </wp:inline>
        </w:drawing>
      </w:r>
    </w:p>
    <w:p w14:paraId="12C480F2" w14:textId="249F8DB0" w:rsidR="00770D35" w:rsidRDefault="00770D35" w:rsidP="00770D35">
      <w:pPr>
        <w:ind w:firstLine="360"/>
      </w:pPr>
      <w:r>
        <w:t xml:space="preserve">The instance will shut down in 2 minutes or </w:t>
      </w:r>
      <w:r w:rsidR="001E1011">
        <w:t>fewer</w:t>
      </w:r>
      <w:r>
        <w:t xml:space="preserve">. </w:t>
      </w:r>
    </w:p>
    <w:p w14:paraId="780A70D3" w14:textId="76091391" w:rsidR="00770D35" w:rsidRDefault="00770D35" w:rsidP="00770D35">
      <w:pPr>
        <w:pStyle w:val="Heading4"/>
      </w:pPr>
      <w:r>
        <w:t xml:space="preserve">Activity </w:t>
      </w:r>
      <w:r w:rsidR="00776668">
        <w:t>3-</w:t>
      </w:r>
      <w:r>
        <w:t>2-2 Change your instance type</w:t>
      </w:r>
    </w:p>
    <w:p w14:paraId="1B7D1E8E" w14:textId="5259C4EB" w:rsidR="00770D35" w:rsidRPr="00E462AA" w:rsidRDefault="00770D35" w:rsidP="00770D35">
      <w:pPr>
        <w:pStyle w:val="ListParagraph"/>
        <w:numPr>
          <w:ilvl w:val="0"/>
          <w:numId w:val="10"/>
        </w:numPr>
      </w:pPr>
      <w:r>
        <w:t xml:space="preserve">Right-click on the EC2 instance </w:t>
      </w:r>
      <w:r w:rsidR="00744E9F">
        <w:t>named</w:t>
      </w:r>
      <w:r>
        <w:t xml:space="preserve"> </w:t>
      </w:r>
      <w:r w:rsidR="00744E9F">
        <w:rPr>
          <w:b/>
          <w:bCs/>
        </w:rPr>
        <w:t>AMD-ID-01</w:t>
      </w:r>
      <w:r w:rsidR="00744E9F">
        <w:t xml:space="preserve"> </w:t>
      </w:r>
      <w:r>
        <w:t xml:space="preserve">and select </w:t>
      </w:r>
      <w:r w:rsidRPr="00FC53FF">
        <w:rPr>
          <w:b/>
          <w:bCs/>
        </w:rPr>
        <w:t>Instance settings</w:t>
      </w:r>
      <w:r>
        <w:t xml:space="preserve"> &gt; </w:t>
      </w:r>
      <w:r w:rsidRPr="00FC53FF">
        <w:rPr>
          <w:b/>
          <w:bCs/>
        </w:rPr>
        <w:t xml:space="preserve">Change </w:t>
      </w:r>
      <w:r w:rsidR="00A018C4">
        <w:rPr>
          <w:b/>
          <w:bCs/>
        </w:rPr>
        <w:t>CPU</w:t>
      </w:r>
      <w:r w:rsidRPr="00FC53FF">
        <w:rPr>
          <w:b/>
          <w:bCs/>
        </w:rPr>
        <w:t xml:space="preserve"> </w:t>
      </w:r>
      <w:r w:rsidR="00AF2D21">
        <w:rPr>
          <w:b/>
          <w:bCs/>
        </w:rPr>
        <w:t>o</w:t>
      </w:r>
      <w:r w:rsidR="00A018C4">
        <w:rPr>
          <w:b/>
          <w:bCs/>
        </w:rPr>
        <w:t>ptions</w:t>
      </w:r>
    </w:p>
    <w:p w14:paraId="733CE15D" w14:textId="711524F4" w:rsidR="00E462AA" w:rsidRDefault="00B71D29" w:rsidP="00B71D29">
      <w:pPr>
        <w:jc w:val="center"/>
      </w:pPr>
      <w:r>
        <w:rPr>
          <w:noProof/>
        </w:rPr>
        <w:lastRenderedPageBreak/>
        <w:drawing>
          <wp:inline distT="0" distB="0" distL="0" distR="0" wp14:anchorId="556AE911" wp14:editId="3F9CA929">
            <wp:extent cx="5940425" cy="3611880"/>
            <wp:effectExtent l="0" t="0" r="3175" b="7620"/>
            <wp:docPr id="10324918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0425" cy="3611880"/>
                    </a:xfrm>
                    <a:prstGeom prst="rect">
                      <a:avLst/>
                    </a:prstGeom>
                    <a:noFill/>
                    <a:ln>
                      <a:noFill/>
                    </a:ln>
                  </pic:spPr>
                </pic:pic>
              </a:graphicData>
            </a:graphic>
          </wp:inline>
        </w:drawing>
      </w:r>
    </w:p>
    <w:p w14:paraId="20187137" w14:textId="078E3F00" w:rsidR="00AF2D21" w:rsidRDefault="00770D35" w:rsidP="00770D35">
      <w:pPr>
        <w:pStyle w:val="ListParagraph"/>
        <w:numPr>
          <w:ilvl w:val="0"/>
          <w:numId w:val="10"/>
        </w:numPr>
      </w:pPr>
      <w:r>
        <w:t xml:space="preserve">In the </w:t>
      </w:r>
      <w:r w:rsidR="00AF2D21" w:rsidRPr="00FC53FF">
        <w:rPr>
          <w:b/>
          <w:bCs/>
        </w:rPr>
        <w:t xml:space="preserve">Change </w:t>
      </w:r>
      <w:r w:rsidR="00AF2D21">
        <w:rPr>
          <w:b/>
          <w:bCs/>
        </w:rPr>
        <w:t>CPU</w:t>
      </w:r>
      <w:r w:rsidR="00AF2D21" w:rsidRPr="00FC53FF">
        <w:rPr>
          <w:b/>
          <w:bCs/>
        </w:rPr>
        <w:t xml:space="preserve"> </w:t>
      </w:r>
      <w:r w:rsidR="00AF2D21">
        <w:rPr>
          <w:b/>
          <w:bCs/>
        </w:rPr>
        <w:t>options</w:t>
      </w:r>
      <w:r w:rsidR="00AF2D21">
        <w:t xml:space="preserve"> </w:t>
      </w:r>
      <w:r w:rsidR="001E1011">
        <w:t>page,</w:t>
      </w:r>
      <w:r w:rsidR="00AF2D21">
        <w:t xml:space="preserve"> set</w:t>
      </w:r>
      <w:r w:rsidR="00281303">
        <w:t xml:space="preserve"> and select </w:t>
      </w:r>
      <w:r w:rsidR="00281303">
        <w:rPr>
          <w:b/>
          <w:bCs/>
        </w:rPr>
        <w:t>Change</w:t>
      </w:r>
      <w:r w:rsidR="00AF2D21">
        <w:t>:</w:t>
      </w:r>
    </w:p>
    <w:p w14:paraId="2A09E52F" w14:textId="46678045" w:rsidR="00770D35" w:rsidRDefault="00652879" w:rsidP="00AF2D21">
      <w:pPr>
        <w:pStyle w:val="ListParagraph"/>
        <w:numPr>
          <w:ilvl w:val="1"/>
          <w:numId w:val="10"/>
        </w:numPr>
      </w:pPr>
      <w:r w:rsidRPr="00652879">
        <w:t xml:space="preserve">CPU options </w:t>
      </w:r>
      <w:r>
        <w:t>–</w:t>
      </w:r>
      <w:r w:rsidRPr="00652879">
        <w:t xml:space="preserve"> update</w:t>
      </w:r>
      <w:r>
        <w:t xml:space="preserve">: </w:t>
      </w:r>
      <w:r w:rsidRPr="00C51C4A">
        <w:rPr>
          <w:b/>
          <w:bCs/>
        </w:rPr>
        <w:t>Specify CPU options</w:t>
      </w:r>
    </w:p>
    <w:p w14:paraId="15823A51" w14:textId="7593932C" w:rsidR="00652879" w:rsidRDefault="00652879" w:rsidP="00AF2D21">
      <w:pPr>
        <w:pStyle w:val="ListParagraph"/>
        <w:numPr>
          <w:ilvl w:val="1"/>
          <w:numId w:val="10"/>
        </w:numPr>
      </w:pPr>
      <w:r w:rsidRPr="00652879">
        <w:t>Active vCPUs</w:t>
      </w:r>
      <w:r>
        <w:t xml:space="preserve">, </w:t>
      </w:r>
      <w:r w:rsidR="00C51C4A" w:rsidRPr="00C51C4A">
        <w:t xml:space="preserve">thread(s): </w:t>
      </w:r>
      <w:r w:rsidR="00C51C4A" w:rsidRPr="00C51C4A">
        <w:rPr>
          <w:b/>
          <w:bCs/>
        </w:rPr>
        <w:t>1</w:t>
      </w:r>
    </w:p>
    <w:p w14:paraId="4B83A20C" w14:textId="4FBF1D48" w:rsidR="00C51C4A" w:rsidRPr="00270C5C" w:rsidRDefault="00C51C4A" w:rsidP="00C51C4A">
      <w:pPr>
        <w:pStyle w:val="ListParagraph"/>
        <w:numPr>
          <w:ilvl w:val="1"/>
          <w:numId w:val="10"/>
        </w:numPr>
      </w:pPr>
      <w:r w:rsidRPr="00652879">
        <w:t>Active vCPUs</w:t>
      </w:r>
      <w:r>
        <w:t>, core</w:t>
      </w:r>
      <w:r w:rsidRPr="00C51C4A">
        <w:t xml:space="preserve">(s): </w:t>
      </w:r>
      <w:r w:rsidR="00654ED3">
        <w:rPr>
          <w:b/>
          <w:bCs/>
        </w:rPr>
        <w:t>6</w:t>
      </w:r>
    </w:p>
    <w:p w14:paraId="59206E4C" w14:textId="31C74E29" w:rsidR="007358EA" w:rsidRDefault="007358EA" w:rsidP="007358EA">
      <w:pPr>
        <w:jc w:val="center"/>
      </w:pPr>
      <w:r>
        <w:rPr>
          <w:noProof/>
        </w:rPr>
        <w:lastRenderedPageBreak/>
        <w:drawing>
          <wp:inline distT="0" distB="0" distL="0" distR="0" wp14:anchorId="2E5A9878" wp14:editId="223DA3F2">
            <wp:extent cx="5940425" cy="6268720"/>
            <wp:effectExtent l="0" t="0" r="3175" b="0"/>
            <wp:docPr id="21278062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0425" cy="6268720"/>
                    </a:xfrm>
                    <a:prstGeom prst="rect">
                      <a:avLst/>
                    </a:prstGeom>
                    <a:noFill/>
                    <a:ln>
                      <a:noFill/>
                    </a:ln>
                  </pic:spPr>
                </pic:pic>
              </a:graphicData>
            </a:graphic>
          </wp:inline>
        </w:drawing>
      </w:r>
    </w:p>
    <w:p w14:paraId="790E3229" w14:textId="7D66303B" w:rsidR="00843A82" w:rsidRDefault="00843A82" w:rsidP="00843A82">
      <w:pPr>
        <w:pStyle w:val="Heading4"/>
      </w:pPr>
      <w:r>
        <w:t>Activity 3-2-3 Start your instance</w:t>
      </w:r>
    </w:p>
    <w:p w14:paraId="1BBAD90A" w14:textId="425B45A3" w:rsidR="00843A82" w:rsidRPr="004335F6" w:rsidRDefault="00843A82" w:rsidP="00843A82">
      <w:pPr>
        <w:pStyle w:val="ListParagraph"/>
        <w:numPr>
          <w:ilvl w:val="0"/>
          <w:numId w:val="11"/>
        </w:numPr>
      </w:pPr>
      <w:r>
        <w:t xml:space="preserve">Right-click on the EC2 instance </w:t>
      </w:r>
      <w:r w:rsidR="00744E9F">
        <w:t>named</w:t>
      </w:r>
      <w:r>
        <w:t xml:space="preserve"> </w:t>
      </w:r>
      <w:r w:rsidR="00744E9F">
        <w:rPr>
          <w:b/>
          <w:bCs/>
        </w:rPr>
        <w:t>AMD-ID-01</w:t>
      </w:r>
      <w:r w:rsidR="00744E9F">
        <w:t xml:space="preserve"> </w:t>
      </w:r>
      <w:r>
        <w:t xml:space="preserve">and select </w:t>
      </w:r>
      <w:r>
        <w:rPr>
          <w:b/>
          <w:bCs/>
        </w:rPr>
        <w:t>Start instance</w:t>
      </w:r>
    </w:p>
    <w:p w14:paraId="407D7236" w14:textId="283406DB" w:rsidR="004335F6" w:rsidRPr="00E65EC4" w:rsidRDefault="004335F6" w:rsidP="00B71D29">
      <w:pPr>
        <w:jc w:val="center"/>
      </w:pPr>
      <w:r>
        <w:rPr>
          <w:noProof/>
        </w:rPr>
        <w:lastRenderedPageBreak/>
        <w:drawing>
          <wp:inline distT="0" distB="0" distL="0" distR="0" wp14:anchorId="6EF7C35E" wp14:editId="320ED5C0">
            <wp:extent cx="5934710" cy="3059430"/>
            <wp:effectExtent l="0" t="0" r="8890" b="7620"/>
            <wp:docPr id="1317235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4710" cy="3059430"/>
                    </a:xfrm>
                    <a:prstGeom prst="rect">
                      <a:avLst/>
                    </a:prstGeom>
                    <a:noFill/>
                    <a:ln>
                      <a:noFill/>
                    </a:ln>
                  </pic:spPr>
                </pic:pic>
              </a:graphicData>
            </a:graphic>
          </wp:inline>
        </w:drawing>
      </w:r>
    </w:p>
    <w:p w14:paraId="6A25264D" w14:textId="77777777" w:rsidR="00843A82" w:rsidRDefault="00843A82" w:rsidP="00843A82">
      <w:pPr>
        <w:ind w:left="360"/>
      </w:pPr>
      <w:r>
        <w:t xml:space="preserve">The instance will begin its startup sequence and should complete it in 2 minutes or fewer. </w:t>
      </w:r>
    </w:p>
    <w:p w14:paraId="297973E6" w14:textId="77777777" w:rsidR="009A5CBF" w:rsidRDefault="009A5CBF" w:rsidP="007966C2"/>
    <w:p w14:paraId="05C3A4B4" w14:textId="2B9C6272" w:rsidR="00D0489B" w:rsidRDefault="00C33FAC" w:rsidP="007966C2">
      <w:r>
        <w:t>Congratulation</w:t>
      </w:r>
      <w:r w:rsidR="00967A83">
        <w:t>s, y</w:t>
      </w:r>
      <w:r>
        <w:t>ou have</w:t>
      </w:r>
      <w:r w:rsidR="00843A82">
        <w:t xml:space="preserve"> now reduced the cost of </w:t>
      </w:r>
      <w:r>
        <w:t xml:space="preserve">running a </w:t>
      </w:r>
      <w:r w:rsidRPr="00677910">
        <w:rPr>
          <w:b/>
          <w:bCs/>
        </w:rPr>
        <w:t xml:space="preserve">modern </w:t>
      </w:r>
      <w:r w:rsidR="00843A82" w:rsidRPr="00677910">
        <w:rPr>
          <w:b/>
          <w:bCs/>
        </w:rPr>
        <w:t>r8a.4xlarge</w:t>
      </w:r>
      <w:r w:rsidR="00843A82">
        <w:t xml:space="preserve"> </w:t>
      </w:r>
      <w:r w:rsidR="00843A82" w:rsidRPr="00677910">
        <w:t>(</w:t>
      </w:r>
      <w:r w:rsidR="00843A82" w:rsidRPr="00677910">
        <w:rPr>
          <w:b/>
          <w:bCs/>
        </w:rPr>
        <w:t>$1.27808/hour -&gt; $0.</w:t>
      </w:r>
      <w:r w:rsidR="00E14C32" w:rsidRPr="00677910">
        <w:rPr>
          <w:b/>
          <w:bCs/>
        </w:rPr>
        <w:t>81808</w:t>
      </w:r>
      <w:r w:rsidR="00843A82" w:rsidRPr="00677910">
        <w:rPr>
          <w:b/>
          <w:bCs/>
        </w:rPr>
        <w:t>/hour</w:t>
      </w:r>
      <w:r w:rsidR="00843A82">
        <w:t xml:space="preserve">) </w:t>
      </w:r>
      <w:r w:rsidR="003F5708">
        <w:t>by</w:t>
      </w:r>
      <w:r w:rsidR="00507A1C">
        <w:t xml:space="preserve"> </w:t>
      </w:r>
      <w:r w:rsidR="00507A1C" w:rsidRPr="00677910">
        <w:rPr>
          <w:b/>
          <w:bCs/>
        </w:rPr>
        <w:t>$</w:t>
      </w:r>
      <w:r w:rsidR="00252101" w:rsidRPr="00677910">
        <w:rPr>
          <w:b/>
          <w:bCs/>
        </w:rPr>
        <w:t>0.18992</w:t>
      </w:r>
      <w:r w:rsidR="007C19F4">
        <w:t xml:space="preserve"> </w:t>
      </w:r>
      <w:r w:rsidR="00843A82">
        <w:t xml:space="preserve">below the </w:t>
      </w:r>
      <w:r w:rsidR="00843A82" w:rsidRPr="00677910">
        <w:rPr>
          <w:b/>
          <w:bCs/>
        </w:rPr>
        <w:t>r5.4xlarge</w:t>
      </w:r>
      <w:r w:rsidR="00843A82">
        <w:t xml:space="preserve"> (</w:t>
      </w:r>
      <w:r w:rsidR="00843A82" w:rsidRPr="00677910">
        <w:rPr>
          <w:b/>
          <w:bCs/>
        </w:rPr>
        <w:t>$1.008/hour</w:t>
      </w:r>
      <w:r w:rsidR="00843A82">
        <w:t>).</w:t>
      </w:r>
      <w:r w:rsidR="003F5708">
        <w:t xml:space="preserve"> While this number sounds </w:t>
      </w:r>
      <w:r w:rsidR="00967A83">
        <w:t>small,</w:t>
      </w:r>
      <w:r w:rsidR="003F5708">
        <w:t xml:space="preserve"> it equals</w:t>
      </w:r>
      <w:r w:rsidR="00967A83">
        <w:t xml:space="preserve"> </w:t>
      </w:r>
      <w:r w:rsidR="00967A83" w:rsidRPr="00677910">
        <w:rPr>
          <w:b/>
          <w:bCs/>
        </w:rPr>
        <w:t>$</w:t>
      </w:r>
      <w:r w:rsidR="00254F67" w:rsidRPr="00677910">
        <w:rPr>
          <w:b/>
          <w:bCs/>
        </w:rPr>
        <w:t>1663</w:t>
      </w:r>
      <w:r w:rsidR="00967A83" w:rsidRPr="00677910">
        <w:rPr>
          <w:b/>
          <w:bCs/>
        </w:rPr>
        <w:t>.7</w:t>
      </w:r>
      <w:r w:rsidR="00254F67" w:rsidRPr="00677910">
        <w:rPr>
          <w:b/>
          <w:bCs/>
        </w:rPr>
        <w:t>0</w:t>
      </w:r>
      <w:r w:rsidR="00967A83">
        <w:t xml:space="preserve"> saving on a single server</w:t>
      </w:r>
      <w:r w:rsidR="00667F52">
        <w:t xml:space="preserve"> over a year</w:t>
      </w:r>
      <w:r w:rsidR="00967A83">
        <w:t>. The saving</w:t>
      </w:r>
      <w:r w:rsidR="00667F52">
        <w:t>s</w:t>
      </w:r>
      <w:r w:rsidR="00967A83">
        <w:t xml:space="preserve"> </w:t>
      </w:r>
      <w:r w:rsidR="00667F52">
        <w:t xml:space="preserve">with </w:t>
      </w:r>
      <w:r w:rsidR="00967A83">
        <w:t>a large fleet would be significant.</w:t>
      </w:r>
    </w:p>
    <w:p w14:paraId="08B16B13" w14:textId="77777777" w:rsidR="009A5CBF" w:rsidRDefault="009A5CBF" w:rsidP="007966C2"/>
    <w:p w14:paraId="350145D9" w14:textId="43155A95" w:rsidR="009A5CBF" w:rsidRDefault="009A5CBF" w:rsidP="009A5CBF">
      <w:pPr>
        <w:pStyle w:val="Heading3"/>
      </w:pPr>
      <w:r>
        <w:t>Activity 3-3 Optimizing vCPU count to save money on licensing, the AWS PowerShell way</w:t>
      </w:r>
    </w:p>
    <w:p w14:paraId="0CE15394" w14:textId="0BE0C4F1" w:rsidR="009A5CBF" w:rsidRDefault="009A5CBF" w:rsidP="009A5CBF">
      <w:r>
        <w:t xml:space="preserve">Below are the PowerShell commands to set the vCPU count on </w:t>
      </w:r>
      <w:r>
        <w:rPr>
          <w:b/>
          <w:bCs/>
        </w:rPr>
        <w:t>AMD-ID-01</w:t>
      </w:r>
      <w:r>
        <w:t xml:space="preserve"> to 6 vCPUs from 16. Saving </w:t>
      </w:r>
      <w:r w:rsidR="00BA23E3">
        <w:t>$0.46 per hour!</w:t>
      </w:r>
    </w:p>
    <w:p w14:paraId="682742E6" w14:textId="77777777" w:rsidR="000719E3" w:rsidRDefault="000719E3" w:rsidP="007966C2"/>
    <w:p w14:paraId="3B2A896D"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6A9955"/>
          <w:kern w:val="0"/>
          <w:sz w:val="21"/>
          <w:szCs w:val="21"/>
          <w14:ligatures w14:val="none"/>
        </w:rPr>
        <w:t>#### Variables ####</w:t>
      </w:r>
    </w:p>
    <w:p w14:paraId="69E6E214"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9CDCFE"/>
          <w:kern w:val="0"/>
          <w:sz w:val="21"/>
          <w:szCs w:val="21"/>
          <w14:ligatures w14:val="none"/>
        </w:rPr>
        <w:t>$Region</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'us-west-2'</w:t>
      </w:r>
    </w:p>
    <w:p w14:paraId="597BFE0B"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DesiredvCPUCount</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B5CEA8"/>
          <w:kern w:val="0"/>
          <w:sz w:val="21"/>
          <w:szCs w:val="21"/>
          <w14:ligatures w14:val="none"/>
        </w:rPr>
        <w:t>6</w:t>
      </w:r>
    </w:p>
    <w:p w14:paraId="04CDD19A"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p>
    <w:p w14:paraId="66EEC01C"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6A9955"/>
          <w:kern w:val="0"/>
          <w:sz w:val="21"/>
          <w:szCs w:val="21"/>
          <w14:ligatures w14:val="none"/>
        </w:rPr>
        <w:t>#### Main ####</w:t>
      </w:r>
    </w:p>
    <w:p w14:paraId="704CD0BB"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p>
    <w:p w14:paraId="4DF0789D"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DCDCAA"/>
          <w:kern w:val="0"/>
          <w:sz w:val="21"/>
          <w:szCs w:val="21"/>
          <w14:ligatures w14:val="none"/>
        </w:rPr>
        <w:t>Write-Output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 xml:space="preserve">"Getting EC2 instance information for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InstanceId</w:t>
      </w:r>
      <w:proofErr w:type="spellEnd"/>
      <w:r w:rsidRPr="00DC3BDE">
        <w:rPr>
          <w:rFonts w:ascii="Consolas" w:eastAsia="Times New Roman" w:hAnsi="Consolas" w:cs="Times New Roman"/>
          <w:color w:val="CE9178"/>
          <w:kern w:val="0"/>
          <w:sz w:val="21"/>
          <w:szCs w:val="21"/>
          <w14:ligatures w14:val="none"/>
        </w:rPr>
        <w:t>."</w:t>
      </w:r>
    </w:p>
    <w:p w14:paraId="1D50016B"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DC3BDE">
        <w:rPr>
          <w:rFonts w:ascii="Consolas" w:eastAsia="Times New Roman" w:hAnsi="Consolas" w:cs="Times New Roman"/>
          <w:color w:val="C586C0"/>
          <w:kern w:val="0"/>
          <w:sz w:val="21"/>
          <w:szCs w:val="21"/>
          <w14:ligatures w14:val="none"/>
        </w:rPr>
        <w:t>Try</w:t>
      </w:r>
      <w:r w:rsidRPr="00DC3BDE">
        <w:rPr>
          <w:rFonts w:ascii="Consolas" w:eastAsia="Times New Roman" w:hAnsi="Consolas" w:cs="Times New Roman"/>
          <w:color w:val="CCCCCC"/>
          <w:kern w:val="0"/>
          <w:sz w:val="21"/>
          <w:szCs w:val="21"/>
          <w14:ligatures w14:val="none"/>
        </w:rPr>
        <w:t xml:space="preserve"> {</w:t>
      </w:r>
      <w:proofErr w:type="gramEnd"/>
    </w:p>
    <w:p w14:paraId="21532C4E"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InstanceDetails</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Get-EC2Instance</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-Filter</w:t>
      </w:r>
      <w:r w:rsidRPr="00DC3BDE">
        <w:rPr>
          <w:rFonts w:ascii="Consolas" w:eastAsia="Times New Roman" w:hAnsi="Consolas" w:cs="Times New Roman"/>
          <w:color w:val="CCCCCC"/>
          <w:kern w:val="0"/>
          <w:sz w:val="21"/>
          <w:szCs w:val="21"/>
          <w14:ligatures w14:val="none"/>
        </w:rPr>
        <w:t xml:space="preserve"> </w:t>
      </w:r>
      <w:proofErr w:type="gramStart"/>
      <w:r w:rsidRPr="00DC3BDE">
        <w:rPr>
          <w:rFonts w:ascii="Consolas" w:eastAsia="Times New Roman" w:hAnsi="Consolas" w:cs="Times New Roman"/>
          <w:color w:val="569CD6"/>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Name</w:t>
      </w:r>
      <w:proofErr w:type="gram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w:t>
      </w:r>
      <w:proofErr w:type="spellStart"/>
      <w:proofErr w:type="gramStart"/>
      <w:r w:rsidRPr="00DC3BDE">
        <w:rPr>
          <w:rFonts w:ascii="Consolas" w:eastAsia="Times New Roman" w:hAnsi="Consolas" w:cs="Times New Roman"/>
          <w:color w:val="CE9178"/>
          <w:kern w:val="0"/>
          <w:sz w:val="21"/>
          <w:szCs w:val="21"/>
          <w14:ligatures w14:val="none"/>
        </w:rPr>
        <w:t>tag:Name</w:t>
      </w:r>
      <w:proofErr w:type="spellEnd"/>
      <w:proofErr w:type="gramEnd"/>
      <w:r w:rsidRPr="00DC3BDE">
        <w:rPr>
          <w:rFonts w:ascii="Consolas" w:eastAsia="Times New Roman" w:hAnsi="Consolas" w:cs="Times New Roman"/>
          <w:color w:val="CE9178"/>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Values</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'AMD-ID-01</w:t>
      </w:r>
      <w:proofErr w:type="gramStart"/>
      <w:r w:rsidRPr="00DC3BDE">
        <w:rPr>
          <w:rFonts w:ascii="Consolas" w:eastAsia="Times New Roman" w:hAnsi="Consolas" w:cs="Times New Roman"/>
          <w:color w:val="CE9178"/>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proofErr w:type="gram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-Region</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$Region</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ErrorAction</w:t>
      </w:r>
      <w:proofErr w:type="spellEnd"/>
      <w:r w:rsidRPr="00DC3BDE">
        <w:rPr>
          <w:rFonts w:ascii="Consolas" w:eastAsia="Times New Roman" w:hAnsi="Consolas" w:cs="Times New Roman"/>
          <w:color w:val="CCCCCC"/>
          <w:kern w:val="0"/>
          <w:sz w:val="21"/>
          <w:szCs w:val="21"/>
          <w14:ligatures w14:val="none"/>
        </w:rPr>
        <w:t xml:space="preserve"> Stop</w:t>
      </w:r>
    </w:p>
    <w:p w14:paraId="0ED77C4A"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586C0"/>
          <w:kern w:val="0"/>
          <w:sz w:val="21"/>
          <w:szCs w:val="21"/>
          <w14:ligatures w14:val="none"/>
        </w:rPr>
        <w:t>Catch</w:t>
      </w:r>
      <w:r w:rsidRPr="00DC3BDE">
        <w:rPr>
          <w:rFonts w:ascii="Consolas" w:eastAsia="Times New Roman" w:hAnsi="Consolas" w:cs="Times New Roman"/>
          <w:color w:val="CCCCCC"/>
          <w:kern w:val="0"/>
          <w:sz w:val="21"/>
          <w:szCs w:val="21"/>
          <w14:ligatures w14:val="none"/>
        </w:rPr>
        <w:t xml:space="preserve"> [</w:t>
      </w:r>
      <w:proofErr w:type="spellStart"/>
      <w:r w:rsidRPr="00DC3BDE">
        <w:rPr>
          <w:rFonts w:ascii="Consolas" w:eastAsia="Times New Roman" w:hAnsi="Consolas" w:cs="Times New Roman"/>
          <w:color w:val="4EC9B0"/>
          <w:kern w:val="0"/>
          <w:sz w:val="21"/>
          <w:szCs w:val="21"/>
          <w14:ligatures w14:val="none"/>
        </w:rPr>
        <w:t>System.</w:t>
      </w:r>
      <w:proofErr w:type="gramStart"/>
      <w:r w:rsidRPr="00DC3BDE">
        <w:rPr>
          <w:rFonts w:ascii="Consolas" w:eastAsia="Times New Roman" w:hAnsi="Consolas" w:cs="Times New Roman"/>
          <w:color w:val="4EC9B0"/>
          <w:kern w:val="0"/>
          <w:sz w:val="21"/>
          <w:szCs w:val="21"/>
          <w14:ligatures w14:val="none"/>
        </w:rPr>
        <w:t>Exception</w:t>
      </w:r>
      <w:proofErr w:type="spellEnd"/>
      <w:r w:rsidRPr="00DC3BDE">
        <w:rPr>
          <w:rFonts w:ascii="Consolas" w:eastAsia="Times New Roman" w:hAnsi="Consolas" w:cs="Times New Roman"/>
          <w:color w:val="CCCCCC"/>
          <w:kern w:val="0"/>
          <w:sz w:val="21"/>
          <w:szCs w:val="21"/>
          <w14:ligatures w14:val="none"/>
        </w:rPr>
        <w:t>] {</w:t>
      </w:r>
      <w:proofErr w:type="gramEnd"/>
    </w:p>
    <w:p w14:paraId="7BC7CF16"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586C0"/>
          <w:kern w:val="0"/>
          <w:sz w:val="21"/>
          <w:szCs w:val="21"/>
          <w14:ligatures w14:val="none"/>
        </w:rPr>
        <w:t>Return</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 xml:space="preserve">"Unable to get EC2 instance information. </w:t>
      </w:r>
      <w:r w:rsidRPr="00DC3BDE">
        <w:rPr>
          <w:rFonts w:ascii="Consolas" w:eastAsia="Times New Roman" w:hAnsi="Consolas" w:cs="Times New Roman"/>
          <w:color w:val="9CDCFE"/>
          <w:kern w:val="0"/>
          <w:sz w:val="21"/>
          <w:szCs w:val="21"/>
          <w14:ligatures w14:val="none"/>
        </w:rPr>
        <w:t>$_</w:t>
      </w:r>
      <w:r w:rsidRPr="00DC3BDE">
        <w:rPr>
          <w:rFonts w:ascii="Consolas" w:eastAsia="Times New Roman" w:hAnsi="Consolas" w:cs="Times New Roman"/>
          <w:color w:val="CE9178"/>
          <w:kern w:val="0"/>
          <w:sz w:val="21"/>
          <w:szCs w:val="21"/>
          <w14:ligatures w14:val="none"/>
        </w:rPr>
        <w:t>"</w:t>
      </w:r>
    </w:p>
    <w:p w14:paraId="3B6085A4"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w:t>
      </w:r>
    </w:p>
    <w:p w14:paraId="00F3A7CB"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p>
    <w:p w14:paraId="1E78C79A"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9CDCFE"/>
          <w:kern w:val="0"/>
          <w:sz w:val="21"/>
          <w:szCs w:val="21"/>
          <w14:ligatures w14:val="none"/>
        </w:rPr>
        <w:t>$State</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InstanceDetails</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Select-Object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ExpandProperty</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'Instances'</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Select-Object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ExpandProperty</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'State'</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Select-Object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ExpandProperty</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'Name'</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Select-Object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ExpandProperty</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'Value'</w:t>
      </w:r>
    </w:p>
    <w:p w14:paraId="1A8E22E9"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InstanceType</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InstanceDetails</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Select-Object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ExpandProperty</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'Instances'</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Select-Object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ExpandProperty</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w:t>
      </w:r>
      <w:proofErr w:type="spellStart"/>
      <w:r w:rsidRPr="00DC3BDE">
        <w:rPr>
          <w:rFonts w:ascii="Consolas" w:eastAsia="Times New Roman" w:hAnsi="Consolas" w:cs="Times New Roman"/>
          <w:color w:val="CE9178"/>
          <w:kern w:val="0"/>
          <w:sz w:val="21"/>
          <w:szCs w:val="21"/>
          <w14:ligatures w14:val="none"/>
        </w:rPr>
        <w:t>InstanceType</w:t>
      </w:r>
      <w:proofErr w:type="spellEnd"/>
      <w:r w:rsidRPr="00DC3BDE">
        <w:rPr>
          <w:rFonts w:ascii="Consolas" w:eastAsia="Times New Roman" w:hAnsi="Consolas" w:cs="Times New Roman"/>
          <w:color w:val="CE9178"/>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Select-Object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ExpandProperty</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'Value'</w:t>
      </w:r>
    </w:p>
    <w:p w14:paraId="59DDF9F4"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vCPUCount</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InstanceDetails</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Select-Object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proofErr w:type="spellStart"/>
      <w:r w:rsidRPr="00DC3BDE">
        <w:rPr>
          <w:rFonts w:ascii="Consolas" w:eastAsia="Times New Roman" w:hAnsi="Consolas" w:cs="Times New Roman"/>
          <w:color w:val="CCCCCC"/>
          <w:kern w:val="0"/>
          <w:sz w:val="21"/>
          <w:szCs w:val="21"/>
          <w14:ligatures w14:val="none"/>
        </w:rPr>
        <w:t>ExpandProperty</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'Instances'</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Select-Object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proofErr w:type="spellStart"/>
      <w:r w:rsidRPr="00DC3BDE">
        <w:rPr>
          <w:rFonts w:ascii="Consolas" w:eastAsia="Times New Roman" w:hAnsi="Consolas" w:cs="Times New Roman"/>
          <w:color w:val="CCCCCC"/>
          <w:kern w:val="0"/>
          <w:sz w:val="21"/>
          <w:szCs w:val="21"/>
          <w14:ligatures w14:val="none"/>
        </w:rPr>
        <w:t>ExpandProperty</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w:t>
      </w:r>
      <w:proofErr w:type="spellStart"/>
      <w:r w:rsidRPr="00DC3BDE">
        <w:rPr>
          <w:rFonts w:ascii="Consolas" w:eastAsia="Times New Roman" w:hAnsi="Consolas" w:cs="Times New Roman"/>
          <w:color w:val="CE9178"/>
          <w:kern w:val="0"/>
          <w:sz w:val="21"/>
          <w:szCs w:val="21"/>
          <w14:ligatures w14:val="none"/>
        </w:rPr>
        <w:t>CpuOptions</w:t>
      </w:r>
      <w:proofErr w:type="spellEnd"/>
      <w:r w:rsidRPr="00DC3BDE">
        <w:rPr>
          <w:rFonts w:ascii="Consolas" w:eastAsia="Times New Roman" w:hAnsi="Consolas" w:cs="Times New Roman"/>
          <w:color w:val="CE9178"/>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Select-Object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proofErr w:type="spellStart"/>
      <w:r w:rsidRPr="00DC3BDE">
        <w:rPr>
          <w:rFonts w:ascii="Consolas" w:eastAsia="Times New Roman" w:hAnsi="Consolas" w:cs="Times New Roman"/>
          <w:color w:val="CCCCCC"/>
          <w:kern w:val="0"/>
          <w:sz w:val="21"/>
          <w:szCs w:val="21"/>
          <w14:ligatures w14:val="none"/>
        </w:rPr>
        <w:t>ExpandProperty</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w:t>
      </w:r>
      <w:proofErr w:type="spellStart"/>
      <w:r w:rsidRPr="00DC3BDE">
        <w:rPr>
          <w:rFonts w:ascii="Consolas" w:eastAsia="Times New Roman" w:hAnsi="Consolas" w:cs="Times New Roman"/>
          <w:color w:val="CE9178"/>
          <w:kern w:val="0"/>
          <w:sz w:val="21"/>
          <w:szCs w:val="21"/>
          <w14:ligatures w14:val="none"/>
        </w:rPr>
        <w:t>CoreCount</w:t>
      </w:r>
      <w:proofErr w:type="spellEnd"/>
      <w:r w:rsidRPr="00DC3BDE">
        <w:rPr>
          <w:rFonts w:ascii="Consolas" w:eastAsia="Times New Roman" w:hAnsi="Consolas" w:cs="Times New Roman"/>
          <w:color w:val="CE9178"/>
          <w:kern w:val="0"/>
          <w:sz w:val="21"/>
          <w:szCs w:val="21"/>
          <w14:ligatures w14:val="none"/>
        </w:rPr>
        <w:t>'</w:t>
      </w:r>
    </w:p>
    <w:p w14:paraId="33CAFBC4"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586C0"/>
          <w:kern w:val="0"/>
          <w:sz w:val="21"/>
          <w:szCs w:val="21"/>
          <w14:ligatures w14:val="none"/>
        </w:rPr>
        <w:t>If</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InstanceType</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Where-Object</w:t>
      </w:r>
      <w:r w:rsidRPr="00DC3BDE">
        <w:rPr>
          <w:rFonts w:ascii="Consolas" w:eastAsia="Times New Roman" w:hAnsi="Consolas" w:cs="Times New Roman"/>
          <w:color w:val="CCCCCC"/>
          <w:kern w:val="0"/>
          <w:sz w:val="21"/>
          <w:szCs w:val="21"/>
          <w14:ligatures w14:val="none"/>
        </w:rPr>
        <w:t xml:space="preserve"> </w:t>
      </w:r>
      <w:proofErr w:type="gramStart"/>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gramEnd"/>
      <w:r w:rsidRPr="00DC3BDE">
        <w:rPr>
          <w:rFonts w:ascii="Consolas" w:eastAsia="Times New Roman" w:hAnsi="Consolas" w:cs="Times New Roman"/>
          <w:color w:val="9CDCFE"/>
          <w:kern w:val="0"/>
          <w:sz w:val="21"/>
          <w:szCs w:val="21"/>
          <w14:ligatures w14:val="none"/>
        </w:rPr>
        <w:t>_</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-like</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"*g.*</w:t>
      </w:r>
      <w:proofErr w:type="gramStart"/>
      <w:r w:rsidRPr="00DC3BDE">
        <w:rPr>
          <w:rFonts w:ascii="Consolas" w:eastAsia="Times New Roman" w:hAnsi="Consolas" w:cs="Times New Roman"/>
          <w:color w:val="CE9178"/>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proofErr w:type="gramEnd"/>
      <w:r w:rsidRPr="00DC3BDE">
        <w:rPr>
          <w:rFonts w:ascii="Consolas" w:eastAsia="Times New Roman" w:hAnsi="Consolas" w:cs="Times New Roman"/>
          <w:color w:val="CCCCCC"/>
          <w:kern w:val="0"/>
          <w:sz w:val="21"/>
          <w:szCs w:val="21"/>
          <w14:ligatures w14:val="none"/>
        </w:rPr>
        <w:t>) {</w:t>
      </w:r>
    </w:p>
    <w:p w14:paraId="0D296293"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586C0"/>
          <w:kern w:val="0"/>
          <w:sz w:val="21"/>
          <w:szCs w:val="21"/>
          <w14:ligatures w14:val="none"/>
        </w:rPr>
        <w:t>Return</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"EC2 instance is a Graviton (ARM) Instance, switching between ARM and x86 is not supported and will fail to launch."</w:t>
      </w:r>
    </w:p>
    <w:p w14:paraId="07B7691D"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w:t>
      </w:r>
    </w:p>
    <w:p w14:paraId="22482A7F"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p>
    <w:p w14:paraId="4592FD03"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586C0"/>
          <w:kern w:val="0"/>
          <w:sz w:val="21"/>
          <w:szCs w:val="21"/>
          <w14:ligatures w14:val="none"/>
        </w:rPr>
        <w:t>If</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vCPUCount</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-ne</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proofErr w:type="gramStart"/>
      <w:r w:rsidRPr="00DC3BDE">
        <w:rPr>
          <w:rFonts w:ascii="Consolas" w:eastAsia="Times New Roman" w:hAnsi="Consolas" w:cs="Times New Roman"/>
          <w:color w:val="9CDCFE"/>
          <w:kern w:val="0"/>
          <w:sz w:val="21"/>
          <w:szCs w:val="21"/>
          <w14:ligatures w14:val="none"/>
        </w:rPr>
        <w:t>DesiredvCPUCount</w:t>
      </w:r>
      <w:proofErr w:type="spellEnd"/>
      <w:r w:rsidRPr="00DC3BDE">
        <w:rPr>
          <w:rFonts w:ascii="Consolas" w:eastAsia="Times New Roman" w:hAnsi="Consolas" w:cs="Times New Roman"/>
          <w:color w:val="CCCCCC"/>
          <w:kern w:val="0"/>
          <w:sz w:val="21"/>
          <w:szCs w:val="21"/>
          <w14:ligatures w14:val="none"/>
        </w:rPr>
        <w:t>) {</w:t>
      </w:r>
      <w:proofErr w:type="gramEnd"/>
    </w:p>
    <w:p w14:paraId="330142BE"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586C0"/>
          <w:kern w:val="0"/>
          <w:sz w:val="21"/>
          <w:szCs w:val="21"/>
          <w14:ligatures w14:val="none"/>
        </w:rPr>
        <w:t>If</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$State</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-ne</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'stopped</w:t>
      </w:r>
      <w:proofErr w:type="gramStart"/>
      <w:r w:rsidRPr="00DC3BDE">
        <w:rPr>
          <w:rFonts w:ascii="Consolas" w:eastAsia="Times New Roman" w:hAnsi="Consolas" w:cs="Times New Roman"/>
          <w:color w:val="CE9178"/>
          <w:kern w:val="0"/>
          <w:sz w:val="21"/>
          <w:szCs w:val="21"/>
          <w14:ligatures w14:val="none"/>
        </w:rPr>
        <w:t>'</w:t>
      </w:r>
      <w:r w:rsidRPr="00DC3BDE">
        <w:rPr>
          <w:rFonts w:ascii="Consolas" w:eastAsia="Times New Roman" w:hAnsi="Consolas" w:cs="Times New Roman"/>
          <w:color w:val="CCCCCC"/>
          <w:kern w:val="0"/>
          <w:sz w:val="21"/>
          <w:szCs w:val="21"/>
          <w14:ligatures w14:val="none"/>
        </w:rPr>
        <w:t>) {</w:t>
      </w:r>
      <w:proofErr w:type="gramEnd"/>
    </w:p>
    <w:p w14:paraId="526A4704"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Write-Output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 xml:space="preserve">"EC2 instance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InstanceId</w:t>
      </w:r>
      <w:proofErr w:type="spellEnd"/>
      <w:r w:rsidRPr="00DC3BDE">
        <w:rPr>
          <w:rFonts w:ascii="Consolas" w:eastAsia="Times New Roman" w:hAnsi="Consolas" w:cs="Times New Roman"/>
          <w:color w:val="CE9178"/>
          <w:kern w:val="0"/>
          <w:sz w:val="21"/>
          <w:szCs w:val="21"/>
          <w14:ligatures w14:val="none"/>
        </w:rPr>
        <w:t xml:space="preserve"> is currently running, stopping the EC2 instance to change </w:t>
      </w:r>
      <w:proofErr w:type="spellStart"/>
      <w:r w:rsidRPr="00DC3BDE">
        <w:rPr>
          <w:rFonts w:ascii="Consolas" w:eastAsia="Times New Roman" w:hAnsi="Consolas" w:cs="Times New Roman"/>
          <w:color w:val="CE9178"/>
          <w:kern w:val="0"/>
          <w:sz w:val="21"/>
          <w:szCs w:val="21"/>
          <w14:ligatures w14:val="none"/>
        </w:rPr>
        <w:t>it's</w:t>
      </w:r>
      <w:proofErr w:type="spellEnd"/>
      <w:r w:rsidRPr="00DC3BDE">
        <w:rPr>
          <w:rFonts w:ascii="Consolas" w:eastAsia="Times New Roman" w:hAnsi="Consolas" w:cs="Times New Roman"/>
          <w:color w:val="CE9178"/>
          <w:kern w:val="0"/>
          <w:sz w:val="21"/>
          <w:szCs w:val="21"/>
          <w14:ligatures w14:val="none"/>
        </w:rPr>
        <w:t xml:space="preserve"> vCPUs to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DesiredvCPUCount</w:t>
      </w:r>
      <w:proofErr w:type="spellEnd"/>
      <w:r w:rsidRPr="00DC3BDE">
        <w:rPr>
          <w:rFonts w:ascii="Consolas" w:eastAsia="Times New Roman" w:hAnsi="Consolas" w:cs="Times New Roman"/>
          <w:color w:val="CE9178"/>
          <w:kern w:val="0"/>
          <w:sz w:val="21"/>
          <w:szCs w:val="21"/>
          <w14:ligatures w14:val="none"/>
        </w:rPr>
        <w:t>."</w:t>
      </w:r>
    </w:p>
    <w:p w14:paraId="5233560B"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proofErr w:type="gramStart"/>
      <w:r w:rsidRPr="00DC3BDE">
        <w:rPr>
          <w:rFonts w:ascii="Consolas" w:eastAsia="Times New Roman" w:hAnsi="Consolas" w:cs="Times New Roman"/>
          <w:color w:val="C586C0"/>
          <w:kern w:val="0"/>
          <w:sz w:val="21"/>
          <w:szCs w:val="21"/>
          <w14:ligatures w14:val="none"/>
        </w:rPr>
        <w:t>Try</w:t>
      </w:r>
      <w:r w:rsidRPr="00DC3BDE">
        <w:rPr>
          <w:rFonts w:ascii="Consolas" w:eastAsia="Times New Roman" w:hAnsi="Consolas" w:cs="Times New Roman"/>
          <w:color w:val="CCCCCC"/>
          <w:kern w:val="0"/>
          <w:sz w:val="21"/>
          <w:szCs w:val="21"/>
          <w14:ligatures w14:val="none"/>
        </w:rPr>
        <w:t xml:space="preserve"> {</w:t>
      </w:r>
      <w:proofErr w:type="gramEnd"/>
    </w:p>
    <w:p w14:paraId="1678CBED"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$Null</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Stop-EC2Instance</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InstanceId</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InstanceId</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-Force</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-Region</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$Region</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ErrorAction</w:t>
      </w:r>
      <w:proofErr w:type="spellEnd"/>
      <w:r w:rsidRPr="00DC3BDE">
        <w:rPr>
          <w:rFonts w:ascii="Consolas" w:eastAsia="Times New Roman" w:hAnsi="Consolas" w:cs="Times New Roman"/>
          <w:color w:val="CCCCCC"/>
          <w:kern w:val="0"/>
          <w:sz w:val="21"/>
          <w:szCs w:val="21"/>
          <w14:ligatures w14:val="none"/>
        </w:rPr>
        <w:t xml:space="preserve"> Stop</w:t>
      </w:r>
    </w:p>
    <w:p w14:paraId="3333F41A"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 </w:t>
      </w:r>
      <w:r w:rsidRPr="00DC3BDE">
        <w:rPr>
          <w:rFonts w:ascii="Consolas" w:eastAsia="Times New Roman" w:hAnsi="Consolas" w:cs="Times New Roman"/>
          <w:color w:val="C586C0"/>
          <w:kern w:val="0"/>
          <w:sz w:val="21"/>
          <w:szCs w:val="21"/>
          <w14:ligatures w14:val="none"/>
        </w:rPr>
        <w:t>Catch</w:t>
      </w:r>
      <w:r w:rsidRPr="00DC3BDE">
        <w:rPr>
          <w:rFonts w:ascii="Consolas" w:eastAsia="Times New Roman" w:hAnsi="Consolas" w:cs="Times New Roman"/>
          <w:color w:val="CCCCCC"/>
          <w:kern w:val="0"/>
          <w:sz w:val="21"/>
          <w:szCs w:val="21"/>
          <w14:ligatures w14:val="none"/>
        </w:rPr>
        <w:t xml:space="preserve"> [</w:t>
      </w:r>
      <w:proofErr w:type="spellStart"/>
      <w:r w:rsidRPr="00DC3BDE">
        <w:rPr>
          <w:rFonts w:ascii="Consolas" w:eastAsia="Times New Roman" w:hAnsi="Consolas" w:cs="Times New Roman"/>
          <w:color w:val="4EC9B0"/>
          <w:kern w:val="0"/>
          <w:sz w:val="21"/>
          <w:szCs w:val="21"/>
          <w14:ligatures w14:val="none"/>
        </w:rPr>
        <w:t>System.</w:t>
      </w:r>
      <w:proofErr w:type="gramStart"/>
      <w:r w:rsidRPr="00DC3BDE">
        <w:rPr>
          <w:rFonts w:ascii="Consolas" w:eastAsia="Times New Roman" w:hAnsi="Consolas" w:cs="Times New Roman"/>
          <w:color w:val="4EC9B0"/>
          <w:kern w:val="0"/>
          <w:sz w:val="21"/>
          <w:szCs w:val="21"/>
          <w14:ligatures w14:val="none"/>
        </w:rPr>
        <w:t>Exception</w:t>
      </w:r>
      <w:proofErr w:type="spellEnd"/>
      <w:r w:rsidRPr="00DC3BDE">
        <w:rPr>
          <w:rFonts w:ascii="Consolas" w:eastAsia="Times New Roman" w:hAnsi="Consolas" w:cs="Times New Roman"/>
          <w:color w:val="CCCCCC"/>
          <w:kern w:val="0"/>
          <w:sz w:val="21"/>
          <w:szCs w:val="21"/>
          <w14:ligatures w14:val="none"/>
        </w:rPr>
        <w:t>] {</w:t>
      </w:r>
      <w:proofErr w:type="gramEnd"/>
    </w:p>
    <w:p w14:paraId="6B285B57"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586C0"/>
          <w:kern w:val="0"/>
          <w:sz w:val="21"/>
          <w:szCs w:val="21"/>
          <w14:ligatures w14:val="none"/>
        </w:rPr>
        <w:t>Return</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 xml:space="preserve">"Failed to execute stop command on EC2 instance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InstanceId</w:t>
      </w:r>
      <w:proofErr w:type="spellEnd"/>
      <w:r w:rsidRPr="00DC3BDE">
        <w:rPr>
          <w:rFonts w:ascii="Consolas" w:eastAsia="Times New Roman" w:hAnsi="Consolas" w:cs="Times New Roman"/>
          <w:color w:val="CE9178"/>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$_</w:t>
      </w:r>
      <w:r w:rsidRPr="00DC3BDE">
        <w:rPr>
          <w:rFonts w:ascii="Consolas" w:eastAsia="Times New Roman" w:hAnsi="Consolas" w:cs="Times New Roman"/>
          <w:color w:val="CE9178"/>
          <w:kern w:val="0"/>
          <w:sz w:val="21"/>
          <w:szCs w:val="21"/>
          <w14:ligatures w14:val="none"/>
        </w:rPr>
        <w:t>"</w:t>
      </w:r>
    </w:p>
    <w:p w14:paraId="064506E7"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w:t>
      </w:r>
    </w:p>
    <w:p w14:paraId="21268DC8"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Start-Sleep</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-Seconds</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B5CEA8"/>
          <w:kern w:val="0"/>
          <w:sz w:val="21"/>
          <w:szCs w:val="21"/>
          <w14:ligatures w14:val="none"/>
        </w:rPr>
        <w:t>5</w:t>
      </w:r>
    </w:p>
    <w:p w14:paraId="5F19FE88"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StopInstanceCounter</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B5CEA8"/>
          <w:kern w:val="0"/>
          <w:sz w:val="21"/>
          <w:szCs w:val="21"/>
          <w14:ligatures w14:val="none"/>
        </w:rPr>
        <w:t>0</w:t>
      </w:r>
    </w:p>
    <w:p w14:paraId="03468F30"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proofErr w:type="gramStart"/>
      <w:r w:rsidRPr="00DC3BDE">
        <w:rPr>
          <w:rFonts w:ascii="Consolas" w:eastAsia="Times New Roman" w:hAnsi="Consolas" w:cs="Times New Roman"/>
          <w:color w:val="C586C0"/>
          <w:kern w:val="0"/>
          <w:sz w:val="21"/>
          <w:szCs w:val="21"/>
          <w14:ligatures w14:val="none"/>
        </w:rPr>
        <w:t>Do</w:t>
      </w:r>
      <w:r w:rsidRPr="00DC3BDE">
        <w:rPr>
          <w:rFonts w:ascii="Consolas" w:eastAsia="Times New Roman" w:hAnsi="Consolas" w:cs="Times New Roman"/>
          <w:color w:val="CCCCCC"/>
          <w:kern w:val="0"/>
          <w:sz w:val="21"/>
          <w:szCs w:val="21"/>
          <w14:ligatures w14:val="none"/>
        </w:rPr>
        <w:t xml:space="preserve"> {</w:t>
      </w:r>
      <w:proofErr w:type="gramEnd"/>
    </w:p>
    <w:p w14:paraId="44EFC781"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$State</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Get-EC2Instance</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InstanceId</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InstanceId</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-Region</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$Region</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ErrorAction</w:t>
      </w:r>
      <w:proofErr w:type="spellEnd"/>
      <w:r w:rsidRPr="00DC3BDE">
        <w:rPr>
          <w:rFonts w:ascii="Consolas" w:eastAsia="Times New Roman" w:hAnsi="Consolas" w:cs="Times New Roman"/>
          <w:color w:val="CCCCCC"/>
          <w:kern w:val="0"/>
          <w:sz w:val="21"/>
          <w:szCs w:val="21"/>
          <w14:ligatures w14:val="none"/>
        </w:rPr>
        <w:t xml:space="preserve"> </w:t>
      </w:r>
      <w:proofErr w:type="spellStart"/>
      <w:r w:rsidRPr="00DC3BDE">
        <w:rPr>
          <w:rFonts w:ascii="Consolas" w:eastAsia="Times New Roman" w:hAnsi="Consolas" w:cs="Times New Roman"/>
          <w:color w:val="CCCCCC"/>
          <w:kern w:val="0"/>
          <w:sz w:val="21"/>
          <w:szCs w:val="21"/>
          <w14:ligatures w14:val="none"/>
        </w:rPr>
        <w:t>SilentlyContinue</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Select-Object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ExpandProperty</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'Instances'</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Select-Object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ExpandProperty</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'State'</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Select-Object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ExpandProperty</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'Name'</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Select-Object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ExpandProperty</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'Value'</w:t>
      </w:r>
    </w:p>
    <w:p w14:paraId="3DC57A01"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586C0"/>
          <w:kern w:val="0"/>
          <w:sz w:val="21"/>
          <w:szCs w:val="21"/>
          <w14:ligatures w14:val="none"/>
        </w:rPr>
        <w:t>If</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$State</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-ne</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'Stopped</w:t>
      </w:r>
      <w:proofErr w:type="gramStart"/>
      <w:r w:rsidRPr="00DC3BDE">
        <w:rPr>
          <w:rFonts w:ascii="Consolas" w:eastAsia="Times New Roman" w:hAnsi="Consolas" w:cs="Times New Roman"/>
          <w:color w:val="CE9178"/>
          <w:kern w:val="0"/>
          <w:sz w:val="21"/>
          <w:szCs w:val="21"/>
          <w14:ligatures w14:val="none"/>
        </w:rPr>
        <w:t>'</w:t>
      </w:r>
      <w:r w:rsidRPr="00DC3BDE">
        <w:rPr>
          <w:rFonts w:ascii="Consolas" w:eastAsia="Times New Roman" w:hAnsi="Consolas" w:cs="Times New Roman"/>
          <w:color w:val="CCCCCC"/>
          <w:kern w:val="0"/>
          <w:sz w:val="21"/>
          <w:szCs w:val="21"/>
          <w14:ligatures w14:val="none"/>
        </w:rPr>
        <w:t>) {</w:t>
      </w:r>
      <w:proofErr w:type="gramEnd"/>
    </w:p>
    <w:p w14:paraId="5BE6568C"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StopInstanceCounter</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p>
    <w:p w14:paraId="2E931F10"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Write-Output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 xml:space="preserve">"EC2 instance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InstanceId</w:t>
      </w:r>
      <w:proofErr w:type="spellEnd"/>
      <w:r w:rsidRPr="00DC3BDE">
        <w:rPr>
          <w:rFonts w:ascii="Consolas" w:eastAsia="Times New Roman" w:hAnsi="Consolas" w:cs="Times New Roman"/>
          <w:color w:val="CE9178"/>
          <w:kern w:val="0"/>
          <w:sz w:val="21"/>
          <w:szCs w:val="21"/>
          <w14:ligatures w14:val="none"/>
        </w:rPr>
        <w:t xml:space="preserve"> is still stopping, sleeping 5 seconds and will check again."</w:t>
      </w:r>
    </w:p>
    <w:p w14:paraId="5D1B795C"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Start-Sleep</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-Seconds</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B5CEA8"/>
          <w:kern w:val="0"/>
          <w:sz w:val="21"/>
          <w:szCs w:val="21"/>
          <w14:ligatures w14:val="none"/>
        </w:rPr>
        <w:t>5</w:t>
      </w:r>
    </w:p>
    <w:p w14:paraId="020BA261"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w:t>
      </w:r>
    </w:p>
    <w:p w14:paraId="1361228E"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 </w:t>
      </w:r>
      <w:r w:rsidRPr="00DC3BDE">
        <w:rPr>
          <w:rFonts w:ascii="Consolas" w:eastAsia="Times New Roman" w:hAnsi="Consolas" w:cs="Times New Roman"/>
          <w:color w:val="C586C0"/>
          <w:kern w:val="0"/>
          <w:sz w:val="21"/>
          <w:szCs w:val="21"/>
          <w14:ligatures w14:val="none"/>
        </w:rPr>
        <w:t>Until</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$State</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-eq</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'Stopped'</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-or</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StopInstanceCounter</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proofErr w:type="spellStart"/>
      <w:r w:rsidRPr="00DC3BDE">
        <w:rPr>
          <w:rFonts w:ascii="Consolas" w:eastAsia="Times New Roman" w:hAnsi="Consolas" w:cs="Times New Roman"/>
          <w:color w:val="D4D4D4"/>
          <w:kern w:val="0"/>
          <w:sz w:val="21"/>
          <w:szCs w:val="21"/>
          <w14:ligatures w14:val="none"/>
        </w:rPr>
        <w:t>ge</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B5CEA8"/>
          <w:kern w:val="0"/>
          <w:sz w:val="21"/>
          <w:szCs w:val="21"/>
          <w14:ligatures w14:val="none"/>
        </w:rPr>
        <w:t>120</w:t>
      </w:r>
      <w:r w:rsidRPr="00DC3BDE">
        <w:rPr>
          <w:rFonts w:ascii="Consolas" w:eastAsia="Times New Roman" w:hAnsi="Consolas" w:cs="Times New Roman"/>
          <w:color w:val="CCCCCC"/>
          <w:kern w:val="0"/>
          <w:sz w:val="21"/>
          <w:szCs w:val="21"/>
          <w14:ligatures w14:val="none"/>
        </w:rPr>
        <w:t>)</w:t>
      </w:r>
    </w:p>
    <w:p w14:paraId="107767B9"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w:t>
      </w:r>
    </w:p>
    <w:p w14:paraId="4FD2EF49"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p>
    <w:p w14:paraId="6A329D82"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586C0"/>
          <w:kern w:val="0"/>
          <w:sz w:val="21"/>
          <w:szCs w:val="21"/>
          <w14:ligatures w14:val="none"/>
        </w:rPr>
        <w:t>If</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StopInstanceCounter</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proofErr w:type="spellStart"/>
      <w:r w:rsidRPr="00DC3BDE">
        <w:rPr>
          <w:rFonts w:ascii="Consolas" w:eastAsia="Times New Roman" w:hAnsi="Consolas" w:cs="Times New Roman"/>
          <w:color w:val="D4D4D4"/>
          <w:kern w:val="0"/>
          <w:sz w:val="21"/>
          <w:szCs w:val="21"/>
          <w14:ligatures w14:val="none"/>
        </w:rPr>
        <w:t>ge</w:t>
      </w:r>
      <w:proofErr w:type="spellEnd"/>
      <w:r w:rsidRPr="00DC3BDE">
        <w:rPr>
          <w:rFonts w:ascii="Consolas" w:eastAsia="Times New Roman" w:hAnsi="Consolas" w:cs="Times New Roman"/>
          <w:color w:val="CCCCCC"/>
          <w:kern w:val="0"/>
          <w:sz w:val="21"/>
          <w:szCs w:val="21"/>
          <w14:ligatures w14:val="none"/>
        </w:rPr>
        <w:t xml:space="preserve"> </w:t>
      </w:r>
      <w:proofErr w:type="gramStart"/>
      <w:r w:rsidRPr="00DC3BDE">
        <w:rPr>
          <w:rFonts w:ascii="Consolas" w:eastAsia="Times New Roman" w:hAnsi="Consolas" w:cs="Times New Roman"/>
          <w:color w:val="B5CEA8"/>
          <w:kern w:val="0"/>
          <w:sz w:val="21"/>
          <w:szCs w:val="21"/>
          <w14:ligatures w14:val="none"/>
        </w:rPr>
        <w:t>60</w:t>
      </w:r>
      <w:r w:rsidRPr="00DC3BDE">
        <w:rPr>
          <w:rFonts w:ascii="Consolas" w:eastAsia="Times New Roman" w:hAnsi="Consolas" w:cs="Times New Roman"/>
          <w:color w:val="CCCCCC"/>
          <w:kern w:val="0"/>
          <w:sz w:val="21"/>
          <w:szCs w:val="21"/>
          <w14:ligatures w14:val="none"/>
        </w:rPr>
        <w:t>) {</w:t>
      </w:r>
      <w:proofErr w:type="gramEnd"/>
    </w:p>
    <w:p w14:paraId="32D163D6"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586C0"/>
          <w:kern w:val="0"/>
          <w:sz w:val="21"/>
          <w:szCs w:val="21"/>
          <w14:ligatures w14:val="none"/>
        </w:rPr>
        <w:t>Return</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 xml:space="preserve">"Instance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InstanceId</w:t>
      </w:r>
      <w:proofErr w:type="spellEnd"/>
      <w:r w:rsidRPr="00DC3BDE">
        <w:rPr>
          <w:rFonts w:ascii="Consolas" w:eastAsia="Times New Roman" w:hAnsi="Consolas" w:cs="Times New Roman"/>
          <w:color w:val="CE9178"/>
          <w:kern w:val="0"/>
          <w:sz w:val="21"/>
          <w:szCs w:val="21"/>
          <w14:ligatures w14:val="none"/>
        </w:rPr>
        <w:t xml:space="preserve"> failed to stop in a reasonable time."</w:t>
      </w:r>
    </w:p>
    <w:p w14:paraId="25EFD9E4"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w:t>
      </w:r>
    </w:p>
    <w:p w14:paraId="7D86CECD"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p>
    <w:p w14:paraId="37B8798C"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Write-Output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 xml:space="preserve">"Updating the EC2 instance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InstanceId</w:t>
      </w:r>
      <w:proofErr w:type="spellEnd"/>
      <w:r w:rsidRPr="00DC3BDE">
        <w:rPr>
          <w:rFonts w:ascii="Consolas" w:eastAsia="Times New Roman" w:hAnsi="Consolas" w:cs="Times New Roman"/>
          <w:color w:val="CE9178"/>
          <w:kern w:val="0"/>
          <w:sz w:val="21"/>
          <w:szCs w:val="21"/>
          <w14:ligatures w14:val="none"/>
        </w:rPr>
        <w:t xml:space="preserve"> to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DesiredvCPUCount</w:t>
      </w:r>
      <w:proofErr w:type="spellEnd"/>
      <w:r w:rsidRPr="00DC3BDE">
        <w:rPr>
          <w:rFonts w:ascii="Consolas" w:eastAsia="Times New Roman" w:hAnsi="Consolas" w:cs="Times New Roman"/>
          <w:color w:val="CE9178"/>
          <w:kern w:val="0"/>
          <w:sz w:val="21"/>
          <w:szCs w:val="21"/>
          <w14:ligatures w14:val="none"/>
        </w:rPr>
        <w:t xml:space="preserve"> vCPUs."</w:t>
      </w:r>
    </w:p>
    <w:p w14:paraId="3B1BB911"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proofErr w:type="gramStart"/>
      <w:r w:rsidRPr="00DC3BDE">
        <w:rPr>
          <w:rFonts w:ascii="Consolas" w:eastAsia="Times New Roman" w:hAnsi="Consolas" w:cs="Times New Roman"/>
          <w:color w:val="C586C0"/>
          <w:kern w:val="0"/>
          <w:sz w:val="21"/>
          <w:szCs w:val="21"/>
          <w14:ligatures w14:val="none"/>
        </w:rPr>
        <w:t>Try</w:t>
      </w:r>
      <w:r w:rsidRPr="00DC3BDE">
        <w:rPr>
          <w:rFonts w:ascii="Consolas" w:eastAsia="Times New Roman" w:hAnsi="Consolas" w:cs="Times New Roman"/>
          <w:color w:val="CCCCCC"/>
          <w:kern w:val="0"/>
          <w:sz w:val="21"/>
          <w:szCs w:val="21"/>
          <w14:ligatures w14:val="none"/>
        </w:rPr>
        <w:t xml:space="preserve"> {</w:t>
      </w:r>
      <w:proofErr w:type="gramEnd"/>
    </w:p>
    <w:p w14:paraId="31978669"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Edit-EC2InstanceCpuOption</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InstanceId</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InstanceId</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CoreCount</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DesiredvCPUCount</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ThreadsPerCore</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B5CEA8"/>
          <w:kern w:val="0"/>
          <w:sz w:val="21"/>
          <w:szCs w:val="21"/>
          <w14:ligatures w14:val="none"/>
        </w:rPr>
        <w:t>1</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-Region</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$Region</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ErrorAction</w:t>
      </w:r>
      <w:proofErr w:type="spellEnd"/>
      <w:r w:rsidRPr="00DC3BDE">
        <w:rPr>
          <w:rFonts w:ascii="Consolas" w:eastAsia="Times New Roman" w:hAnsi="Consolas" w:cs="Times New Roman"/>
          <w:color w:val="CCCCCC"/>
          <w:kern w:val="0"/>
          <w:sz w:val="21"/>
          <w:szCs w:val="21"/>
          <w14:ligatures w14:val="none"/>
        </w:rPr>
        <w:t xml:space="preserve"> Stop</w:t>
      </w:r>
    </w:p>
    <w:p w14:paraId="1D0C3DB1"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 </w:t>
      </w:r>
      <w:r w:rsidRPr="00DC3BDE">
        <w:rPr>
          <w:rFonts w:ascii="Consolas" w:eastAsia="Times New Roman" w:hAnsi="Consolas" w:cs="Times New Roman"/>
          <w:color w:val="C586C0"/>
          <w:kern w:val="0"/>
          <w:sz w:val="21"/>
          <w:szCs w:val="21"/>
          <w14:ligatures w14:val="none"/>
        </w:rPr>
        <w:t>Catch</w:t>
      </w:r>
      <w:r w:rsidRPr="00DC3BDE">
        <w:rPr>
          <w:rFonts w:ascii="Consolas" w:eastAsia="Times New Roman" w:hAnsi="Consolas" w:cs="Times New Roman"/>
          <w:color w:val="CCCCCC"/>
          <w:kern w:val="0"/>
          <w:sz w:val="21"/>
          <w:szCs w:val="21"/>
          <w14:ligatures w14:val="none"/>
        </w:rPr>
        <w:t xml:space="preserve"> [</w:t>
      </w:r>
      <w:proofErr w:type="spellStart"/>
      <w:r w:rsidRPr="00DC3BDE">
        <w:rPr>
          <w:rFonts w:ascii="Consolas" w:eastAsia="Times New Roman" w:hAnsi="Consolas" w:cs="Times New Roman"/>
          <w:color w:val="4EC9B0"/>
          <w:kern w:val="0"/>
          <w:sz w:val="21"/>
          <w:szCs w:val="21"/>
          <w14:ligatures w14:val="none"/>
        </w:rPr>
        <w:t>System.</w:t>
      </w:r>
      <w:proofErr w:type="gramStart"/>
      <w:r w:rsidRPr="00DC3BDE">
        <w:rPr>
          <w:rFonts w:ascii="Consolas" w:eastAsia="Times New Roman" w:hAnsi="Consolas" w:cs="Times New Roman"/>
          <w:color w:val="4EC9B0"/>
          <w:kern w:val="0"/>
          <w:sz w:val="21"/>
          <w:szCs w:val="21"/>
          <w14:ligatures w14:val="none"/>
        </w:rPr>
        <w:t>Exception</w:t>
      </w:r>
      <w:proofErr w:type="spellEnd"/>
      <w:r w:rsidRPr="00DC3BDE">
        <w:rPr>
          <w:rFonts w:ascii="Consolas" w:eastAsia="Times New Roman" w:hAnsi="Consolas" w:cs="Times New Roman"/>
          <w:color w:val="CCCCCC"/>
          <w:kern w:val="0"/>
          <w:sz w:val="21"/>
          <w:szCs w:val="21"/>
          <w14:ligatures w14:val="none"/>
        </w:rPr>
        <w:t>] {</w:t>
      </w:r>
      <w:proofErr w:type="gramEnd"/>
    </w:p>
    <w:p w14:paraId="79A77714"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586C0"/>
          <w:kern w:val="0"/>
          <w:sz w:val="21"/>
          <w:szCs w:val="21"/>
          <w14:ligatures w14:val="none"/>
        </w:rPr>
        <w:t>Return</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 xml:space="preserve">"Failed to update EC2 instance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InstanceId</w:t>
      </w:r>
      <w:proofErr w:type="spellEnd"/>
      <w:r w:rsidRPr="00DC3BDE">
        <w:rPr>
          <w:rFonts w:ascii="Consolas" w:eastAsia="Times New Roman" w:hAnsi="Consolas" w:cs="Times New Roman"/>
          <w:color w:val="CE9178"/>
          <w:kern w:val="0"/>
          <w:sz w:val="21"/>
          <w:szCs w:val="21"/>
          <w14:ligatures w14:val="none"/>
        </w:rPr>
        <w:t xml:space="preserve"> to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DesiredvCPUCount</w:t>
      </w:r>
      <w:proofErr w:type="spellEnd"/>
      <w:r w:rsidRPr="00DC3BDE">
        <w:rPr>
          <w:rFonts w:ascii="Consolas" w:eastAsia="Times New Roman" w:hAnsi="Consolas" w:cs="Times New Roman"/>
          <w:color w:val="CE9178"/>
          <w:kern w:val="0"/>
          <w:sz w:val="21"/>
          <w:szCs w:val="21"/>
          <w14:ligatures w14:val="none"/>
        </w:rPr>
        <w:t xml:space="preserve"> vCPUs. </w:t>
      </w:r>
      <w:r w:rsidRPr="00DC3BDE">
        <w:rPr>
          <w:rFonts w:ascii="Consolas" w:eastAsia="Times New Roman" w:hAnsi="Consolas" w:cs="Times New Roman"/>
          <w:color w:val="9CDCFE"/>
          <w:kern w:val="0"/>
          <w:sz w:val="21"/>
          <w:szCs w:val="21"/>
          <w14:ligatures w14:val="none"/>
        </w:rPr>
        <w:t>$_</w:t>
      </w:r>
      <w:r w:rsidRPr="00DC3BDE">
        <w:rPr>
          <w:rFonts w:ascii="Consolas" w:eastAsia="Times New Roman" w:hAnsi="Consolas" w:cs="Times New Roman"/>
          <w:color w:val="CE9178"/>
          <w:kern w:val="0"/>
          <w:sz w:val="21"/>
          <w:szCs w:val="21"/>
          <w14:ligatures w14:val="none"/>
        </w:rPr>
        <w:t>"</w:t>
      </w:r>
    </w:p>
    <w:p w14:paraId="28903AEB"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w:t>
      </w:r>
    </w:p>
    <w:p w14:paraId="40311E91"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p>
    <w:p w14:paraId="376E684F"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Write-Output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 xml:space="preserve">"Starting EC2 instance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InstanceId</w:t>
      </w:r>
      <w:proofErr w:type="spellEnd"/>
      <w:r w:rsidRPr="00DC3BDE">
        <w:rPr>
          <w:rFonts w:ascii="Consolas" w:eastAsia="Times New Roman" w:hAnsi="Consolas" w:cs="Times New Roman"/>
          <w:color w:val="CE9178"/>
          <w:kern w:val="0"/>
          <w:sz w:val="21"/>
          <w:szCs w:val="21"/>
          <w14:ligatures w14:val="none"/>
        </w:rPr>
        <w:t>."</w:t>
      </w:r>
    </w:p>
    <w:p w14:paraId="21A46B0E"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proofErr w:type="gramStart"/>
      <w:r w:rsidRPr="00DC3BDE">
        <w:rPr>
          <w:rFonts w:ascii="Consolas" w:eastAsia="Times New Roman" w:hAnsi="Consolas" w:cs="Times New Roman"/>
          <w:color w:val="C586C0"/>
          <w:kern w:val="0"/>
          <w:sz w:val="21"/>
          <w:szCs w:val="21"/>
          <w14:ligatures w14:val="none"/>
        </w:rPr>
        <w:t>Try</w:t>
      </w:r>
      <w:r w:rsidRPr="00DC3BDE">
        <w:rPr>
          <w:rFonts w:ascii="Consolas" w:eastAsia="Times New Roman" w:hAnsi="Consolas" w:cs="Times New Roman"/>
          <w:color w:val="CCCCCC"/>
          <w:kern w:val="0"/>
          <w:sz w:val="21"/>
          <w:szCs w:val="21"/>
          <w14:ligatures w14:val="none"/>
        </w:rPr>
        <w:t xml:space="preserve"> {</w:t>
      </w:r>
      <w:proofErr w:type="gramEnd"/>
    </w:p>
    <w:p w14:paraId="3BABAF15"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$Null</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Start-EC2Instance</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InstanceId</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InstanceId</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-Force</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-Region</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$Region</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ErrorAction</w:t>
      </w:r>
      <w:proofErr w:type="spellEnd"/>
      <w:r w:rsidRPr="00DC3BDE">
        <w:rPr>
          <w:rFonts w:ascii="Consolas" w:eastAsia="Times New Roman" w:hAnsi="Consolas" w:cs="Times New Roman"/>
          <w:color w:val="CCCCCC"/>
          <w:kern w:val="0"/>
          <w:sz w:val="21"/>
          <w:szCs w:val="21"/>
          <w14:ligatures w14:val="none"/>
        </w:rPr>
        <w:t xml:space="preserve"> Stop</w:t>
      </w:r>
    </w:p>
    <w:p w14:paraId="44689EE8"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 </w:t>
      </w:r>
      <w:r w:rsidRPr="00DC3BDE">
        <w:rPr>
          <w:rFonts w:ascii="Consolas" w:eastAsia="Times New Roman" w:hAnsi="Consolas" w:cs="Times New Roman"/>
          <w:color w:val="C586C0"/>
          <w:kern w:val="0"/>
          <w:sz w:val="21"/>
          <w:szCs w:val="21"/>
          <w14:ligatures w14:val="none"/>
        </w:rPr>
        <w:t>Catch</w:t>
      </w:r>
      <w:r w:rsidRPr="00DC3BDE">
        <w:rPr>
          <w:rFonts w:ascii="Consolas" w:eastAsia="Times New Roman" w:hAnsi="Consolas" w:cs="Times New Roman"/>
          <w:color w:val="CCCCCC"/>
          <w:kern w:val="0"/>
          <w:sz w:val="21"/>
          <w:szCs w:val="21"/>
          <w14:ligatures w14:val="none"/>
        </w:rPr>
        <w:t xml:space="preserve"> [</w:t>
      </w:r>
      <w:proofErr w:type="spellStart"/>
      <w:r w:rsidRPr="00DC3BDE">
        <w:rPr>
          <w:rFonts w:ascii="Consolas" w:eastAsia="Times New Roman" w:hAnsi="Consolas" w:cs="Times New Roman"/>
          <w:color w:val="4EC9B0"/>
          <w:kern w:val="0"/>
          <w:sz w:val="21"/>
          <w:szCs w:val="21"/>
          <w14:ligatures w14:val="none"/>
        </w:rPr>
        <w:t>System.</w:t>
      </w:r>
      <w:proofErr w:type="gramStart"/>
      <w:r w:rsidRPr="00DC3BDE">
        <w:rPr>
          <w:rFonts w:ascii="Consolas" w:eastAsia="Times New Roman" w:hAnsi="Consolas" w:cs="Times New Roman"/>
          <w:color w:val="4EC9B0"/>
          <w:kern w:val="0"/>
          <w:sz w:val="21"/>
          <w:szCs w:val="21"/>
          <w14:ligatures w14:val="none"/>
        </w:rPr>
        <w:t>Exception</w:t>
      </w:r>
      <w:proofErr w:type="spellEnd"/>
      <w:r w:rsidRPr="00DC3BDE">
        <w:rPr>
          <w:rFonts w:ascii="Consolas" w:eastAsia="Times New Roman" w:hAnsi="Consolas" w:cs="Times New Roman"/>
          <w:color w:val="CCCCCC"/>
          <w:kern w:val="0"/>
          <w:sz w:val="21"/>
          <w:szCs w:val="21"/>
          <w14:ligatures w14:val="none"/>
        </w:rPr>
        <w:t>] {</w:t>
      </w:r>
      <w:proofErr w:type="gramEnd"/>
    </w:p>
    <w:p w14:paraId="7CA501CB"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586C0"/>
          <w:kern w:val="0"/>
          <w:sz w:val="21"/>
          <w:szCs w:val="21"/>
          <w14:ligatures w14:val="none"/>
        </w:rPr>
        <w:t>Return</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 xml:space="preserve">"Failed to start EC2 instance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InstanceId</w:t>
      </w:r>
      <w:proofErr w:type="spellEnd"/>
      <w:r w:rsidRPr="00DC3BDE">
        <w:rPr>
          <w:rFonts w:ascii="Consolas" w:eastAsia="Times New Roman" w:hAnsi="Consolas" w:cs="Times New Roman"/>
          <w:color w:val="CE9178"/>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$_</w:t>
      </w:r>
      <w:r w:rsidRPr="00DC3BDE">
        <w:rPr>
          <w:rFonts w:ascii="Consolas" w:eastAsia="Times New Roman" w:hAnsi="Consolas" w:cs="Times New Roman"/>
          <w:color w:val="CE9178"/>
          <w:kern w:val="0"/>
          <w:sz w:val="21"/>
          <w:szCs w:val="21"/>
          <w14:ligatures w14:val="none"/>
        </w:rPr>
        <w:t>"</w:t>
      </w:r>
    </w:p>
    <w:p w14:paraId="6142CEF1"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w:t>
      </w:r>
    </w:p>
    <w:p w14:paraId="5B09D9AD"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p>
    <w:p w14:paraId="23F0B1CB"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Start-Sleep</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-Seconds</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B5CEA8"/>
          <w:kern w:val="0"/>
          <w:sz w:val="21"/>
          <w:szCs w:val="21"/>
          <w14:ligatures w14:val="none"/>
        </w:rPr>
        <w:t>5</w:t>
      </w:r>
    </w:p>
    <w:p w14:paraId="63E17A75"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StartInstanceCounter</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B5CEA8"/>
          <w:kern w:val="0"/>
          <w:sz w:val="21"/>
          <w:szCs w:val="21"/>
          <w14:ligatures w14:val="none"/>
        </w:rPr>
        <w:t>0</w:t>
      </w:r>
    </w:p>
    <w:p w14:paraId="5C23BFCE"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proofErr w:type="gramStart"/>
      <w:r w:rsidRPr="00DC3BDE">
        <w:rPr>
          <w:rFonts w:ascii="Consolas" w:eastAsia="Times New Roman" w:hAnsi="Consolas" w:cs="Times New Roman"/>
          <w:color w:val="C586C0"/>
          <w:kern w:val="0"/>
          <w:sz w:val="21"/>
          <w:szCs w:val="21"/>
          <w14:ligatures w14:val="none"/>
        </w:rPr>
        <w:t>Do</w:t>
      </w:r>
      <w:r w:rsidRPr="00DC3BDE">
        <w:rPr>
          <w:rFonts w:ascii="Consolas" w:eastAsia="Times New Roman" w:hAnsi="Consolas" w:cs="Times New Roman"/>
          <w:color w:val="CCCCCC"/>
          <w:kern w:val="0"/>
          <w:sz w:val="21"/>
          <w:szCs w:val="21"/>
          <w14:ligatures w14:val="none"/>
        </w:rPr>
        <w:t xml:space="preserve"> {</w:t>
      </w:r>
      <w:proofErr w:type="gramEnd"/>
    </w:p>
    <w:p w14:paraId="628231DA"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$State</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Get-EC2Instance</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InstanceId</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InstanceId</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-Region</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$Region</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ErrorAction</w:t>
      </w:r>
      <w:proofErr w:type="spellEnd"/>
      <w:r w:rsidRPr="00DC3BDE">
        <w:rPr>
          <w:rFonts w:ascii="Consolas" w:eastAsia="Times New Roman" w:hAnsi="Consolas" w:cs="Times New Roman"/>
          <w:color w:val="CCCCCC"/>
          <w:kern w:val="0"/>
          <w:sz w:val="21"/>
          <w:szCs w:val="21"/>
          <w14:ligatures w14:val="none"/>
        </w:rPr>
        <w:t xml:space="preserve"> </w:t>
      </w:r>
      <w:proofErr w:type="spellStart"/>
      <w:r w:rsidRPr="00DC3BDE">
        <w:rPr>
          <w:rFonts w:ascii="Consolas" w:eastAsia="Times New Roman" w:hAnsi="Consolas" w:cs="Times New Roman"/>
          <w:color w:val="CCCCCC"/>
          <w:kern w:val="0"/>
          <w:sz w:val="21"/>
          <w:szCs w:val="21"/>
          <w14:ligatures w14:val="none"/>
        </w:rPr>
        <w:t>SilentlyContinue</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Select-Object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ExpandProperty</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'Instances'</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Select-Object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ExpandProperty</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'State'</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Select-Object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ExpandProperty</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'Name'</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Select-Object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ExpandProperty</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'Value'</w:t>
      </w:r>
    </w:p>
    <w:p w14:paraId="37BF673D"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586C0"/>
          <w:kern w:val="0"/>
          <w:sz w:val="21"/>
          <w:szCs w:val="21"/>
          <w14:ligatures w14:val="none"/>
        </w:rPr>
        <w:t>If</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$State</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-ne</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'Running</w:t>
      </w:r>
      <w:proofErr w:type="gramStart"/>
      <w:r w:rsidRPr="00DC3BDE">
        <w:rPr>
          <w:rFonts w:ascii="Consolas" w:eastAsia="Times New Roman" w:hAnsi="Consolas" w:cs="Times New Roman"/>
          <w:color w:val="CE9178"/>
          <w:kern w:val="0"/>
          <w:sz w:val="21"/>
          <w:szCs w:val="21"/>
          <w14:ligatures w14:val="none"/>
        </w:rPr>
        <w:t>'</w:t>
      </w:r>
      <w:r w:rsidRPr="00DC3BDE">
        <w:rPr>
          <w:rFonts w:ascii="Consolas" w:eastAsia="Times New Roman" w:hAnsi="Consolas" w:cs="Times New Roman"/>
          <w:color w:val="CCCCCC"/>
          <w:kern w:val="0"/>
          <w:sz w:val="21"/>
          <w:szCs w:val="21"/>
          <w14:ligatures w14:val="none"/>
        </w:rPr>
        <w:t>) {</w:t>
      </w:r>
      <w:proofErr w:type="gramEnd"/>
    </w:p>
    <w:p w14:paraId="44E87058"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StartInstanceCounter</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p>
    <w:p w14:paraId="242AAA00"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Write-Output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 xml:space="preserve">"EC2 instance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InstanceId</w:t>
      </w:r>
      <w:proofErr w:type="spellEnd"/>
      <w:r w:rsidRPr="00DC3BDE">
        <w:rPr>
          <w:rFonts w:ascii="Consolas" w:eastAsia="Times New Roman" w:hAnsi="Consolas" w:cs="Times New Roman"/>
          <w:color w:val="CE9178"/>
          <w:kern w:val="0"/>
          <w:sz w:val="21"/>
          <w:szCs w:val="21"/>
          <w14:ligatures w14:val="none"/>
        </w:rPr>
        <w:t xml:space="preserve"> is still starting, sleeping 5 seconds and will check again."</w:t>
      </w:r>
    </w:p>
    <w:p w14:paraId="13C88729"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Start-Sleep</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-Seconds</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B5CEA8"/>
          <w:kern w:val="0"/>
          <w:sz w:val="21"/>
          <w:szCs w:val="21"/>
          <w14:ligatures w14:val="none"/>
        </w:rPr>
        <w:t>5</w:t>
      </w:r>
    </w:p>
    <w:p w14:paraId="0EF5FC79"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w:t>
      </w:r>
    </w:p>
    <w:p w14:paraId="0DE379DD"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 </w:t>
      </w:r>
      <w:r w:rsidRPr="00DC3BDE">
        <w:rPr>
          <w:rFonts w:ascii="Consolas" w:eastAsia="Times New Roman" w:hAnsi="Consolas" w:cs="Times New Roman"/>
          <w:color w:val="C586C0"/>
          <w:kern w:val="0"/>
          <w:sz w:val="21"/>
          <w:szCs w:val="21"/>
          <w14:ligatures w14:val="none"/>
        </w:rPr>
        <w:t>Until</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$State</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-eq</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'Running'</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-or</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StartInstanceCounter</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proofErr w:type="spellStart"/>
      <w:r w:rsidRPr="00DC3BDE">
        <w:rPr>
          <w:rFonts w:ascii="Consolas" w:eastAsia="Times New Roman" w:hAnsi="Consolas" w:cs="Times New Roman"/>
          <w:color w:val="D4D4D4"/>
          <w:kern w:val="0"/>
          <w:sz w:val="21"/>
          <w:szCs w:val="21"/>
          <w14:ligatures w14:val="none"/>
        </w:rPr>
        <w:t>ge</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B5CEA8"/>
          <w:kern w:val="0"/>
          <w:sz w:val="21"/>
          <w:szCs w:val="21"/>
          <w14:ligatures w14:val="none"/>
        </w:rPr>
        <w:t>120</w:t>
      </w:r>
      <w:r w:rsidRPr="00DC3BDE">
        <w:rPr>
          <w:rFonts w:ascii="Consolas" w:eastAsia="Times New Roman" w:hAnsi="Consolas" w:cs="Times New Roman"/>
          <w:color w:val="CCCCCC"/>
          <w:kern w:val="0"/>
          <w:sz w:val="21"/>
          <w:szCs w:val="21"/>
          <w14:ligatures w14:val="none"/>
        </w:rPr>
        <w:t>)</w:t>
      </w:r>
    </w:p>
    <w:p w14:paraId="6AC6C6D5"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p>
    <w:p w14:paraId="66C6D861"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586C0"/>
          <w:kern w:val="0"/>
          <w:sz w:val="21"/>
          <w:szCs w:val="21"/>
          <w14:ligatures w14:val="none"/>
        </w:rPr>
        <w:t>If</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StartInstanceCounter</w:t>
      </w:r>
      <w:proofErr w:type="spellEnd"/>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4D4D4"/>
          <w:kern w:val="0"/>
          <w:sz w:val="21"/>
          <w:szCs w:val="21"/>
          <w14:ligatures w14:val="none"/>
        </w:rPr>
        <w:t>-</w:t>
      </w:r>
      <w:proofErr w:type="spellStart"/>
      <w:r w:rsidRPr="00DC3BDE">
        <w:rPr>
          <w:rFonts w:ascii="Consolas" w:eastAsia="Times New Roman" w:hAnsi="Consolas" w:cs="Times New Roman"/>
          <w:color w:val="D4D4D4"/>
          <w:kern w:val="0"/>
          <w:sz w:val="21"/>
          <w:szCs w:val="21"/>
          <w14:ligatures w14:val="none"/>
        </w:rPr>
        <w:t>ge</w:t>
      </w:r>
      <w:proofErr w:type="spellEnd"/>
      <w:r w:rsidRPr="00DC3BDE">
        <w:rPr>
          <w:rFonts w:ascii="Consolas" w:eastAsia="Times New Roman" w:hAnsi="Consolas" w:cs="Times New Roman"/>
          <w:color w:val="CCCCCC"/>
          <w:kern w:val="0"/>
          <w:sz w:val="21"/>
          <w:szCs w:val="21"/>
          <w14:ligatures w14:val="none"/>
        </w:rPr>
        <w:t xml:space="preserve"> </w:t>
      </w:r>
      <w:proofErr w:type="gramStart"/>
      <w:r w:rsidRPr="00DC3BDE">
        <w:rPr>
          <w:rFonts w:ascii="Consolas" w:eastAsia="Times New Roman" w:hAnsi="Consolas" w:cs="Times New Roman"/>
          <w:color w:val="B5CEA8"/>
          <w:kern w:val="0"/>
          <w:sz w:val="21"/>
          <w:szCs w:val="21"/>
          <w14:ligatures w14:val="none"/>
        </w:rPr>
        <w:t>60</w:t>
      </w:r>
      <w:r w:rsidRPr="00DC3BDE">
        <w:rPr>
          <w:rFonts w:ascii="Consolas" w:eastAsia="Times New Roman" w:hAnsi="Consolas" w:cs="Times New Roman"/>
          <w:color w:val="CCCCCC"/>
          <w:kern w:val="0"/>
          <w:sz w:val="21"/>
          <w:szCs w:val="21"/>
          <w14:ligatures w14:val="none"/>
        </w:rPr>
        <w:t>) {</w:t>
      </w:r>
      <w:proofErr w:type="gramEnd"/>
    </w:p>
    <w:p w14:paraId="7567FCF1"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586C0"/>
          <w:kern w:val="0"/>
          <w:sz w:val="21"/>
          <w:szCs w:val="21"/>
          <w14:ligatures w14:val="none"/>
        </w:rPr>
        <w:t>Return</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 xml:space="preserve">"Instance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InstanceId</w:t>
      </w:r>
      <w:proofErr w:type="spellEnd"/>
      <w:r w:rsidRPr="00DC3BDE">
        <w:rPr>
          <w:rFonts w:ascii="Consolas" w:eastAsia="Times New Roman" w:hAnsi="Consolas" w:cs="Times New Roman"/>
          <w:color w:val="CE9178"/>
          <w:kern w:val="0"/>
          <w:sz w:val="21"/>
          <w:szCs w:val="21"/>
          <w14:ligatures w14:val="none"/>
        </w:rPr>
        <w:t xml:space="preserve"> failed to start in a reasonable time."</w:t>
      </w:r>
    </w:p>
    <w:p w14:paraId="315FA57C"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w:t>
      </w:r>
    </w:p>
    <w:p w14:paraId="3D5C4A4F"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Write-Output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 xml:space="preserve">"EC2 instance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InstanceId</w:t>
      </w:r>
      <w:proofErr w:type="spellEnd"/>
      <w:r w:rsidRPr="00DC3BDE">
        <w:rPr>
          <w:rFonts w:ascii="Consolas" w:eastAsia="Times New Roman" w:hAnsi="Consolas" w:cs="Times New Roman"/>
          <w:color w:val="CE9178"/>
          <w:kern w:val="0"/>
          <w:sz w:val="21"/>
          <w:szCs w:val="21"/>
          <w14:ligatures w14:val="none"/>
        </w:rPr>
        <w:t xml:space="preserve"> set to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DesiredvCPUCount</w:t>
      </w:r>
      <w:proofErr w:type="spellEnd"/>
      <w:r w:rsidRPr="00DC3BDE">
        <w:rPr>
          <w:rFonts w:ascii="Consolas" w:eastAsia="Times New Roman" w:hAnsi="Consolas" w:cs="Times New Roman"/>
          <w:color w:val="CE9178"/>
          <w:kern w:val="0"/>
          <w:sz w:val="21"/>
          <w:szCs w:val="21"/>
          <w14:ligatures w14:val="none"/>
        </w:rPr>
        <w:t xml:space="preserve"> vCPUs and back online."</w:t>
      </w:r>
    </w:p>
    <w:p w14:paraId="189B7E63"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586C0"/>
          <w:kern w:val="0"/>
          <w:sz w:val="21"/>
          <w:szCs w:val="21"/>
          <w14:ligatures w14:val="none"/>
        </w:rPr>
        <w:t>Else</w:t>
      </w:r>
      <w:r w:rsidRPr="00DC3BDE">
        <w:rPr>
          <w:rFonts w:ascii="Consolas" w:eastAsia="Times New Roman" w:hAnsi="Consolas" w:cs="Times New Roman"/>
          <w:color w:val="CCCCCC"/>
          <w:kern w:val="0"/>
          <w:sz w:val="21"/>
          <w:szCs w:val="21"/>
          <w14:ligatures w14:val="none"/>
        </w:rPr>
        <w:t xml:space="preserve"> {</w:t>
      </w:r>
    </w:p>
    <w:p w14:paraId="204C4C98"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DCDCAA"/>
          <w:kern w:val="0"/>
          <w:sz w:val="21"/>
          <w:szCs w:val="21"/>
          <w14:ligatures w14:val="none"/>
        </w:rPr>
        <w:t>Write-Output</w:t>
      </w:r>
      <w:r w:rsidRPr="00DC3BDE">
        <w:rPr>
          <w:rFonts w:ascii="Consolas" w:eastAsia="Times New Roman" w:hAnsi="Consolas" w:cs="Times New Roman"/>
          <w:color w:val="CCCCCC"/>
          <w:kern w:val="0"/>
          <w:sz w:val="21"/>
          <w:szCs w:val="21"/>
          <w14:ligatures w14:val="none"/>
        </w:rPr>
        <w:t xml:space="preserve"> </w:t>
      </w:r>
      <w:r w:rsidRPr="00DC3BDE">
        <w:rPr>
          <w:rFonts w:ascii="Consolas" w:eastAsia="Times New Roman" w:hAnsi="Consolas" w:cs="Times New Roman"/>
          <w:color w:val="CE9178"/>
          <w:kern w:val="0"/>
          <w:sz w:val="21"/>
          <w:szCs w:val="21"/>
          <w14:ligatures w14:val="none"/>
        </w:rPr>
        <w:t xml:space="preserve">"EC2 instance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InstanceId</w:t>
      </w:r>
      <w:proofErr w:type="spellEnd"/>
      <w:r w:rsidRPr="00DC3BDE">
        <w:rPr>
          <w:rFonts w:ascii="Consolas" w:eastAsia="Times New Roman" w:hAnsi="Consolas" w:cs="Times New Roman"/>
          <w:color w:val="CE9178"/>
          <w:kern w:val="0"/>
          <w:sz w:val="21"/>
          <w:szCs w:val="21"/>
          <w14:ligatures w14:val="none"/>
        </w:rPr>
        <w:t xml:space="preserve"> instance already set to </w:t>
      </w:r>
      <w:r w:rsidRPr="00DC3BDE">
        <w:rPr>
          <w:rFonts w:ascii="Consolas" w:eastAsia="Times New Roman" w:hAnsi="Consolas" w:cs="Times New Roman"/>
          <w:color w:val="9CDCFE"/>
          <w:kern w:val="0"/>
          <w:sz w:val="21"/>
          <w:szCs w:val="21"/>
          <w14:ligatures w14:val="none"/>
        </w:rPr>
        <w:t>$</w:t>
      </w:r>
      <w:proofErr w:type="spellStart"/>
      <w:r w:rsidRPr="00DC3BDE">
        <w:rPr>
          <w:rFonts w:ascii="Consolas" w:eastAsia="Times New Roman" w:hAnsi="Consolas" w:cs="Times New Roman"/>
          <w:color w:val="9CDCFE"/>
          <w:kern w:val="0"/>
          <w:sz w:val="21"/>
          <w:szCs w:val="21"/>
          <w14:ligatures w14:val="none"/>
        </w:rPr>
        <w:t>DesiredvCPUCount</w:t>
      </w:r>
      <w:proofErr w:type="spellEnd"/>
      <w:r w:rsidRPr="00DC3BDE">
        <w:rPr>
          <w:rFonts w:ascii="Consolas" w:eastAsia="Times New Roman" w:hAnsi="Consolas" w:cs="Times New Roman"/>
          <w:color w:val="CE9178"/>
          <w:kern w:val="0"/>
          <w:sz w:val="21"/>
          <w:szCs w:val="21"/>
          <w14:ligatures w14:val="none"/>
        </w:rPr>
        <w:t xml:space="preserve"> vCPUs."</w:t>
      </w:r>
    </w:p>
    <w:p w14:paraId="2A2338A3" w14:textId="77777777" w:rsidR="00DC3BDE" w:rsidRPr="00DC3BDE" w:rsidRDefault="00DC3BDE" w:rsidP="00DC3BDE">
      <w:pPr>
        <w:shd w:val="clear" w:color="auto" w:fill="1F1F1F"/>
        <w:spacing w:line="285" w:lineRule="atLeast"/>
        <w:rPr>
          <w:rFonts w:ascii="Consolas" w:eastAsia="Times New Roman" w:hAnsi="Consolas" w:cs="Times New Roman"/>
          <w:color w:val="CCCCCC"/>
          <w:kern w:val="0"/>
          <w:sz w:val="21"/>
          <w:szCs w:val="21"/>
          <w14:ligatures w14:val="none"/>
        </w:rPr>
      </w:pPr>
      <w:r w:rsidRPr="00DC3BDE">
        <w:rPr>
          <w:rFonts w:ascii="Consolas" w:eastAsia="Times New Roman" w:hAnsi="Consolas" w:cs="Times New Roman"/>
          <w:color w:val="CCCCCC"/>
          <w:kern w:val="0"/>
          <w:sz w:val="21"/>
          <w:szCs w:val="21"/>
          <w14:ligatures w14:val="none"/>
        </w:rPr>
        <w:t>}</w:t>
      </w:r>
    </w:p>
    <w:p w14:paraId="0634C173" w14:textId="77777777" w:rsidR="000719E3" w:rsidRDefault="000719E3" w:rsidP="007966C2"/>
    <w:p w14:paraId="1E9E04BA" w14:textId="376E8849" w:rsidR="00126B47" w:rsidRDefault="00126B47" w:rsidP="00126B47">
      <w:pPr>
        <w:pStyle w:val="Heading2"/>
      </w:pPr>
      <w:r>
        <w:lastRenderedPageBreak/>
        <w:t xml:space="preserve">Activity </w:t>
      </w:r>
      <w:r w:rsidR="00487A3C">
        <w:t>4</w:t>
      </w:r>
      <w:r>
        <w:t xml:space="preserve"> – IO Performance tuning of your AMD instances</w:t>
      </w:r>
    </w:p>
    <w:p w14:paraId="67C4E429" w14:textId="77777777" w:rsidR="00487A3C" w:rsidRPr="00487A3C" w:rsidRDefault="00487A3C" w:rsidP="00487A3C"/>
    <w:p w14:paraId="2B4203F1" w14:textId="1ADBA9B4" w:rsidR="00126B47" w:rsidRDefault="00287C5F" w:rsidP="007966C2">
      <w:r>
        <w:t xml:space="preserve">Another performance </w:t>
      </w:r>
      <w:r w:rsidR="00AE7071">
        <w:t>item</w:t>
      </w:r>
      <w:r>
        <w:t xml:space="preserve"> to </w:t>
      </w:r>
      <w:r w:rsidR="00AE7071">
        <w:t>consider</w:t>
      </w:r>
      <w:r>
        <w:t xml:space="preserve"> is disk and network IO</w:t>
      </w:r>
      <w:r w:rsidR="00AE7071">
        <w:t>. These are the</w:t>
      </w:r>
      <w:r w:rsidR="00F24C94">
        <w:t xml:space="preserve"> next areas after the CPU and memory where you will find </w:t>
      </w:r>
      <w:r w:rsidR="00A44D07">
        <w:t xml:space="preserve">resource starvation. </w:t>
      </w:r>
      <w:r w:rsidR="00835967">
        <w:t xml:space="preserve">Another benefit </w:t>
      </w:r>
      <w:r w:rsidR="00D84660">
        <w:t>of</w:t>
      </w:r>
      <w:r w:rsidR="00835967">
        <w:t xml:space="preserve"> modernizing your aging </w:t>
      </w:r>
      <w:r w:rsidR="00D84660">
        <w:t xml:space="preserve">EC2 fleet to the </w:t>
      </w:r>
      <w:r w:rsidR="00B52922">
        <w:t xml:space="preserve">latest </w:t>
      </w:r>
      <w:r w:rsidR="00511988">
        <w:t>c/m/r 8 series of instances</w:t>
      </w:r>
      <w:r w:rsidR="00D84660">
        <w:t xml:space="preserve"> is that you</w:t>
      </w:r>
      <w:r w:rsidR="00511988">
        <w:t xml:space="preserve"> can now </w:t>
      </w:r>
      <w:r w:rsidR="00BE5EED">
        <w:t>weigh</w:t>
      </w:r>
      <w:r w:rsidR="00511988">
        <w:t xml:space="preserve"> the EC2 instances' network and EBS bandwidth to fit the IO model of your </w:t>
      </w:r>
      <w:r w:rsidR="00BE5EED">
        <w:t>workloads</w:t>
      </w:r>
      <w:r w:rsidR="00511988">
        <w:t xml:space="preserve">. </w:t>
      </w:r>
      <w:r w:rsidR="00DE781B">
        <w:t xml:space="preserve">AWS provides a variety </w:t>
      </w:r>
      <w:r w:rsidR="007D7121">
        <w:t>of tools</w:t>
      </w:r>
      <w:r w:rsidR="00DE781B">
        <w:t xml:space="preserve"> </w:t>
      </w:r>
      <w:r w:rsidR="007D7121">
        <w:t>to</w:t>
      </w:r>
      <w:r w:rsidR="00DE781B">
        <w:t xml:space="preserve"> mon</w:t>
      </w:r>
      <w:r w:rsidR="007D7121">
        <w:t xml:space="preserve">itor your instances' network IO. </w:t>
      </w:r>
      <w:r w:rsidR="00E61AB8">
        <w:t xml:space="preserve">For more information, click </w:t>
      </w:r>
      <w:hyperlink r:id="rId33" w:history="1">
        <w:r w:rsidR="00E61AB8" w:rsidRPr="00E61AB8">
          <w:rPr>
            <w:rStyle w:val="Hyperlink"/>
          </w:rPr>
          <w:t>here</w:t>
        </w:r>
      </w:hyperlink>
      <w:r w:rsidR="00E61AB8">
        <w:t>.</w:t>
      </w:r>
    </w:p>
    <w:p w14:paraId="60E9D3FA" w14:textId="7998EF47" w:rsidR="005D71CF" w:rsidRDefault="005D71CF" w:rsidP="005D71CF">
      <w:pPr>
        <w:pStyle w:val="Heading3"/>
      </w:pPr>
      <w:r>
        <w:t>Activity 4-1 Stop your instance</w:t>
      </w:r>
    </w:p>
    <w:p w14:paraId="0575F6C4" w14:textId="77777777" w:rsidR="005D71CF" w:rsidRDefault="005D71CF" w:rsidP="005D71CF">
      <w:pPr>
        <w:pStyle w:val="ListParagraph"/>
        <w:numPr>
          <w:ilvl w:val="0"/>
          <w:numId w:val="12"/>
        </w:numPr>
      </w:pPr>
      <w:r>
        <w:t xml:space="preserve">In the </w:t>
      </w:r>
      <w:hyperlink r:id="rId34" w:history="1">
        <w:r w:rsidRPr="00DC5DD3">
          <w:rPr>
            <w:rStyle w:val="Hyperlink"/>
          </w:rPr>
          <w:t>EC2 Console</w:t>
        </w:r>
      </w:hyperlink>
      <w:r>
        <w:t xml:space="preserve">, select </w:t>
      </w:r>
      <w:r>
        <w:rPr>
          <w:b/>
          <w:bCs/>
        </w:rPr>
        <w:t>Instances</w:t>
      </w:r>
      <w:r>
        <w:t xml:space="preserve"> in the left-hand navigation pane</w:t>
      </w:r>
    </w:p>
    <w:p w14:paraId="1988619F" w14:textId="67C907DC" w:rsidR="005D71CF" w:rsidRPr="007061C5" w:rsidRDefault="005D71CF" w:rsidP="005D71CF">
      <w:pPr>
        <w:pStyle w:val="ListParagraph"/>
        <w:numPr>
          <w:ilvl w:val="0"/>
          <w:numId w:val="12"/>
        </w:numPr>
      </w:pPr>
      <w:r>
        <w:t>Right click on the EC2 instance</w:t>
      </w:r>
      <w:r w:rsidR="00744E9F">
        <w:t xml:space="preserve"> </w:t>
      </w:r>
      <w:r>
        <w:t>name</w:t>
      </w:r>
      <w:r w:rsidR="00744E9F">
        <w:t>d</w:t>
      </w:r>
      <w:r>
        <w:t xml:space="preserve"> </w:t>
      </w:r>
      <w:r w:rsidR="00744E9F">
        <w:rPr>
          <w:b/>
          <w:bCs/>
        </w:rPr>
        <w:t>AMD-ID-01</w:t>
      </w:r>
      <w:r w:rsidR="00744E9F">
        <w:t xml:space="preserve"> </w:t>
      </w:r>
      <w:r>
        <w:t xml:space="preserve">and select </w:t>
      </w:r>
      <w:r>
        <w:rPr>
          <w:b/>
          <w:bCs/>
        </w:rPr>
        <w:t>Stop instance</w:t>
      </w:r>
    </w:p>
    <w:p w14:paraId="2015CEE1" w14:textId="77777777" w:rsidR="005D71CF" w:rsidRPr="00E65EC4" w:rsidRDefault="005D71CF" w:rsidP="005D71CF">
      <w:pPr>
        <w:jc w:val="center"/>
      </w:pPr>
      <w:r>
        <w:rPr>
          <w:noProof/>
        </w:rPr>
        <w:drawing>
          <wp:inline distT="0" distB="0" distL="0" distR="0" wp14:anchorId="1F6865C5" wp14:editId="0314F416">
            <wp:extent cx="5940425" cy="3042285"/>
            <wp:effectExtent l="0" t="0" r="3175" b="5715"/>
            <wp:docPr id="10118558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0425" cy="3042285"/>
                    </a:xfrm>
                    <a:prstGeom prst="rect">
                      <a:avLst/>
                    </a:prstGeom>
                    <a:noFill/>
                    <a:ln>
                      <a:noFill/>
                    </a:ln>
                  </pic:spPr>
                </pic:pic>
              </a:graphicData>
            </a:graphic>
          </wp:inline>
        </w:drawing>
      </w:r>
    </w:p>
    <w:p w14:paraId="7FAE5777" w14:textId="77777777" w:rsidR="005D71CF" w:rsidRPr="007061C5" w:rsidRDefault="005D71CF" w:rsidP="005D71CF">
      <w:pPr>
        <w:pStyle w:val="ListParagraph"/>
        <w:numPr>
          <w:ilvl w:val="0"/>
          <w:numId w:val="12"/>
        </w:numPr>
      </w:pPr>
      <w:r>
        <w:t xml:space="preserve">The Stop instance dialog will appear. Leave </w:t>
      </w:r>
      <w:r>
        <w:rPr>
          <w:b/>
          <w:bCs/>
        </w:rPr>
        <w:t>Skip OS shutdown</w:t>
      </w:r>
      <w:r>
        <w:t xml:space="preserve">, </w:t>
      </w:r>
      <w:r>
        <w:rPr>
          <w:b/>
          <w:bCs/>
        </w:rPr>
        <w:t>unchecked</w:t>
      </w:r>
      <w:r>
        <w:t xml:space="preserve"> and select </w:t>
      </w:r>
      <w:r w:rsidRPr="00003C14">
        <w:rPr>
          <w:b/>
          <w:bCs/>
        </w:rPr>
        <w:t>Stop</w:t>
      </w:r>
    </w:p>
    <w:p w14:paraId="5E5E663E" w14:textId="77777777" w:rsidR="005D71CF" w:rsidRPr="00003C14" w:rsidRDefault="005D71CF" w:rsidP="005D71CF">
      <w:pPr>
        <w:jc w:val="center"/>
      </w:pPr>
      <w:r>
        <w:rPr>
          <w:noProof/>
        </w:rPr>
        <w:lastRenderedPageBreak/>
        <w:drawing>
          <wp:inline distT="0" distB="0" distL="0" distR="0" wp14:anchorId="55E4A856" wp14:editId="401ADBDD">
            <wp:extent cx="5934710" cy="3249295"/>
            <wp:effectExtent l="0" t="0" r="8890" b="8255"/>
            <wp:docPr id="11124380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4710" cy="3249295"/>
                    </a:xfrm>
                    <a:prstGeom prst="rect">
                      <a:avLst/>
                    </a:prstGeom>
                    <a:noFill/>
                    <a:ln>
                      <a:noFill/>
                    </a:ln>
                  </pic:spPr>
                </pic:pic>
              </a:graphicData>
            </a:graphic>
          </wp:inline>
        </w:drawing>
      </w:r>
    </w:p>
    <w:p w14:paraId="668535A8" w14:textId="77777777" w:rsidR="005D71CF" w:rsidRDefault="005D71CF" w:rsidP="005D71CF">
      <w:pPr>
        <w:ind w:firstLine="360"/>
      </w:pPr>
      <w:r>
        <w:t xml:space="preserve">The instance will shut down in 2 minutes or fewer. </w:t>
      </w:r>
    </w:p>
    <w:p w14:paraId="12E7C114" w14:textId="77777777" w:rsidR="00BE5EED" w:rsidRDefault="00BE5EED" w:rsidP="007966C2"/>
    <w:p w14:paraId="488EDAF7" w14:textId="569628A9" w:rsidR="00EF0C7E" w:rsidRDefault="00EF0C7E" w:rsidP="00EF0C7E">
      <w:pPr>
        <w:pStyle w:val="Heading3"/>
      </w:pPr>
      <w:r>
        <w:t xml:space="preserve">Activity 4-2 Change your </w:t>
      </w:r>
      <w:r w:rsidR="00835967">
        <w:t>instance's</w:t>
      </w:r>
      <w:r>
        <w:t xml:space="preserve"> </w:t>
      </w:r>
      <w:r w:rsidR="00835967" w:rsidRPr="00835967">
        <w:t>bandwidth weighting</w:t>
      </w:r>
    </w:p>
    <w:p w14:paraId="460BC40E" w14:textId="105B2B02" w:rsidR="007104F2" w:rsidRDefault="007104F2" w:rsidP="007104F2">
      <w:r>
        <w:t xml:space="preserve">Below </w:t>
      </w:r>
      <w:r w:rsidR="00925BC9">
        <w:t>you are going to</w:t>
      </w:r>
      <w:r>
        <w:t xml:space="preserve"> set the bandwidth weighting on </w:t>
      </w:r>
      <w:r>
        <w:rPr>
          <w:b/>
          <w:bCs/>
        </w:rPr>
        <w:t>AMD-ID-01</w:t>
      </w:r>
      <w:r>
        <w:t xml:space="preserve"> to </w:t>
      </w:r>
      <w:r w:rsidRPr="007104F2">
        <w:rPr>
          <w:b/>
          <w:bCs/>
        </w:rPr>
        <w:t>vpc-1</w:t>
      </w:r>
      <w:r>
        <w:t>, prioritizing networking bandwidth at the expense of EBS bandwidth.</w:t>
      </w:r>
    </w:p>
    <w:p w14:paraId="2ABD950C" w14:textId="77777777" w:rsidR="007104F2" w:rsidRPr="007104F2" w:rsidRDefault="007104F2" w:rsidP="007104F2"/>
    <w:p w14:paraId="7607BA29" w14:textId="1BB9CC4B" w:rsidR="00D84660" w:rsidRPr="00EB2CBC" w:rsidRDefault="00D84660" w:rsidP="00D84660">
      <w:pPr>
        <w:pStyle w:val="ListParagraph"/>
        <w:numPr>
          <w:ilvl w:val="0"/>
          <w:numId w:val="13"/>
        </w:numPr>
      </w:pPr>
      <w:r>
        <w:t>Once the instance is in a stopped state, right-click on the EC2 instance name</w:t>
      </w:r>
      <w:r w:rsidR="00744E9F">
        <w:t>d</w:t>
      </w:r>
      <w:r>
        <w:t xml:space="preserve"> </w:t>
      </w:r>
      <w:r>
        <w:rPr>
          <w:b/>
          <w:bCs/>
        </w:rPr>
        <w:t>AMD-ID-01</w:t>
      </w:r>
      <w:r>
        <w:t xml:space="preserve"> and select </w:t>
      </w:r>
      <w:r w:rsidR="003E74B9">
        <w:rPr>
          <w:b/>
          <w:bCs/>
        </w:rPr>
        <w:t>Networking</w:t>
      </w:r>
      <w:r>
        <w:t xml:space="preserve"> &gt; </w:t>
      </w:r>
      <w:r w:rsidR="003E74B9">
        <w:rPr>
          <w:b/>
          <w:bCs/>
        </w:rPr>
        <w:t>Manage bandwidth</w:t>
      </w:r>
    </w:p>
    <w:p w14:paraId="503BEEEC" w14:textId="4C07238E" w:rsidR="00EB2CBC" w:rsidRPr="00064286" w:rsidRDefault="002840F2" w:rsidP="002840F2">
      <w:pPr>
        <w:jc w:val="center"/>
      </w:pPr>
      <w:r>
        <w:rPr>
          <w:noProof/>
        </w:rPr>
        <w:lastRenderedPageBreak/>
        <w:drawing>
          <wp:inline distT="0" distB="0" distL="0" distR="0" wp14:anchorId="1100D2B0" wp14:editId="48EBD055">
            <wp:extent cx="5928995" cy="5106670"/>
            <wp:effectExtent l="0" t="0" r="0" b="0"/>
            <wp:docPr id="11041920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28995" cy="5106670"/>
                    </a:xfrm>
                    <a:prstGeom prst="rect">
                      <a:avLst/>
                    </a:prstGeom>
                    <a:noFill/>
                    <a:ln>
                      <a:noFill/>
                    </a:ln>
                  </pic:spPr>
                </pic:pic>
              </a:graphicData>
            </a:graphic>
          </wp:inline>
        </w:drawing>
      </w:r>
    </w:p>
    <w:p w14:paraId="60A860A1" w14:textId="0E9F8B62" w:rsidR="00306B62" w:rsidRDefault="00306B62" w:rsidP="00306B62">
      <w:pPr>
        <w:pStyle w:val="ListParagraph"/>
        <w:numPr>
          <w:ilvl w:val="0"/>
          <w:numId w:val="13"/>
        </w:numPr>
      </w:pPr>
      <w:r>
        <w:t xml:space="preserve">In the </w:t>
      </w:r>
      <w:r>
        <w:rPr>
          <w:b/>
          <w:bCs/>
        </w:rPr>
        <w:t>Manage bandwidth</w:t>
      </w:r>
      <w:r>
        <w:t xml:space="preserve"> page, set</w:t>
      </w:r>
      <w:r w:rsidR="00EE7FF1">
        <w:t xml:space="preserve"> the following and select </w:t>
      </w:r>
      <w:r w:rsidR="00EE7FF1">
        <w:rPr>
          <w:b/>
          <w:bCs/>
        </w:rPr>
        <w:t>Change</w:t>
      </w:r>
      <w:r>
        <w:t>:</w:t>
      </w:r>
    </w:p>
    <w:p w14:paraId="368FF78D" w14:textId="7DF7A30B" w:rsidR="00306B62" w:rsidRDefault="006667CD" w:rsidP="00306B62">
      <w:pPr>
        <w:pStyle w:val="ListParagraph"/>
        <w:numPr>
          <w:ilvl w:val="1"/>
          <w:numId w:val="13"/>
        </w:numPr>
      </w:pPr>
      <w:r w:rsidRPr="006667CD">
        <w:t>Instance bandwidth configuration</w:t>
      </w:r>
      <w:r w:rsidR="00306B62">
        <w:t xml:space="preserve">: </w:t>
      </w:r>
      <w:r>
        <w:rPr>
          <w:b/>
          <w:bCs/>
        </w:rPr>
        <w:t>Higher networking bandwidth (vpc-1)</w:t>
      </w:r>
    </w:p>
    <w:p w14:paraId="2C1988BA" w14:textId="5FD9DDBF" w:rsidR="00D84660" w:rsidRPr="00D84660" w:rsidRDefault="00D84660" w:rsidP="00C614DD"/>
    <w:p w14:paraId="36E184FF" w14:textId="1DECC2FB" w:rsidR="00BE5EED" w:rsidRDefault="000D2F00" w:rsidP="005669E4">
      <w:pPr>
        <w:jc w:val="center"/>
      </w:pPr>
      <w:r>
        <w:rPr>
          <w:noProof/>
        </w:rPr>
        <w:drawing>
          <wp:inline distT="0" distB="0" distL="0" distR="0" wp14:anchorId="6E0B5DE3" wp14:editId="5DDA61F4">
            <wp:extent cx="5940425" cy="2329180"/>
            <wp:effectExtent l="0" t="0" r="3175" b="0"/>
            <wp:docPr id="11267740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0425" cy="2329180"/>
                    </a:xfrm>
                    <a:prstGeom prst="rect">
                      <a:avLst/>
                    </a:prstGeom>
                    <a:noFill/>
                    <a:ln>
                      <a:noFill/>
                    </a:ln>
                  </pic:spPr>
                </pic:pic>
              </a:graphicData>
            </a:graphic>
          </wp:inline>
        </w:drawing>
      </w:r>
    </w:p>
    <w:p w14:paraId="56D616C4" w14:textId="6760402C" w:rsidR="00C614DD" w:rsidRDefault="00C614DD" w:rsidP="00C614DD">
      <w:pPr>
        <w:pStyle w:val="Heading3"/>
      </w:pPr>
      <w:r>
        <w:lastRenderedPageBreak/>
        <w:t>Activity 4-3 Start your instance</w:t>
      </w:r>
    </w:p>
    <w:p w14:paraId="6E344979" w14:textId="77777777" w:rsidR="00C614DD" w:rsidRPr="004335F6" w:rsidRDefault="00C614DD" w:rsidP="00C614DD">
      <w:pPr>
        <w:pStyle w:val="ListParagraph"/>
        <w:numPr>
          <w:ilvl w:val="0"/>
          <w:numId w:val="14"/>
        </w:numPr>
      </w:pPr>
      <w:r>
        <w:t xml:space="preserve">Right-click on the EC2 instance named </w:t>
      </w:r>
      <w:r>
        <w:rPr>
          <w:b/>
          <w:bCs/>
        </w:rPr>
        <w:t>AMD-ID-01</w:t>
      </w:r>
      <w:r>
        <w:t xml:space="preserve"> and select </w:t>
      </w:r>
      <w:r>
        <w:rPr>
          <w:b/>
          <w:bCs/>
        </w:rPr>
        <w:t>Start instance</w:t>
      </w:r>
    </w:p>
    <w:p w14:paraId="66F392DA" w14:textId="77777777" w:rsidR="00C614DD" w:rsidRPr="00E65EC4" w:rsidRDefault="00C614DD" w:rsidP="00C614DD">
      <w:pPr>
        <w:jc w:val="center"/>
      </w:pPr>
      <w:r>
        <w:rPr>
          <w:noProof/>
        </w:rPr>
        <w:drawing>
          <wp:inline distT="0" distB="0" distL="0" distR="0" wp14:anchorId="5598F8B2" wp14:editId="6889A073">
            <wp:extent cx="5934710" cy="3059430"/>
            <wp:effectExtent l="0" t="0" r="8890" b="7620"/>
            <wp:docPr id="16843809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4710" cy="3059430"/>
                    </a:xfrm>
                    <a:prstGeom prst="rect">
                      <a:avLst/>
                    </a:prstGeom>
                    <a:noFill/>
                    <a:ln>
                      <a:noFill/>
                    </a:ln>
                  </pic:spPr>
                </pic:pic>
              </a:graphicData>
            </a:graphic>
          </wp:inline>
        </w:drawing>
      </w:r>
    </w:p>
    <w:p w14:paraId="2955A49E" w14:textId="77777777" w:rsidR="00C614DD" w:rsidRDefault="00C614DD" w:rsidP="00C614DD">
      <w:pPr>
        <w:ind w:left="360"/>
      </w:pPr>
      <w:r>
        <w:t xml:space="preserve">The instance will begin its startup sequence and should complete it in 2 minutes or fewer. </w:t>
      </w:r>
    </w:p>
    <w:p w14:paraId="6B67977F" w14:textId="47377D3A" w:rsidR="00B30941" w:rsidRDefault="00B30941" w:rsidP="00B30941">
      <w:pPr>
        <w:pStyle w:val="Heading3"/>
      </w:pPr>
      <w:r>
        <w:t>Activity 4-4 IO Performance tuning of your AMD instances, the AWS PowerShell way</w:t>
      </w:r>
    </w:p>
    <w:p w14:paraId="252D88C2" w14:textId="19B07EB1" w:rsidR="00A873CE" w:rsidRDefault="00C15B55" w:rsidP="00A873CE">
      <w:r>
        <w:t>T</w:t>
      </w:r>
      <w:r w:rsidR="00A873CE">
        <w:t xml:space="preserve">he PowerShell commands to set the bandwidth weighting on </w:t>
      </w:r>
      <w:r w:rsidR="00A873CE">
        <w:rPr>
          <w:b/>
          <w:bCs/>
        </w:rPr>
        <w:t>AMD-ID-01</w:t>
      </w:r>
      <w:r w:rsidR="00A873CE">
        <w:t xml:space="preserve"> to </w:t>
      </w:r>
      <w:r w:rsidR="004261B0" w:rsidRPr="007104F2">
        <w:rPr>
          <w:b/>
          <w:bCs/>
        </w:rPr>
        <w:t>vpc-1</w:t>
      </w:r>
      <w:r w:rsidR="004261B0">
        <w:t xml:space="preserve">, prioritizing </w:t>
      </w:r>
      <w:r w:rsidR="007104F2">
        <w:t>networking bandwidth at the expense of EBS bandwidth.</w:t>
      </w:r>
    </w:p>
    <w:p w14:paraId="1F85910B" w14:textId="77777777" w:rsidR="00BE5EED" w:rsidRDefault="00BE5EED" w:rsidP="007966C2"/>
    <w:p w14:paraId="2A9A9CC1" w14:textId="77777777" w:rsidR="00A873CE" w:rsidRPr="00A873CE" w:rsidRDefault="00A873CE" w:rsidP="00A873CE">
      <w:pPr>
        <w:shd w:val="clear" w:color="auto" w:fill="1F1F1F"/>
        <w:spacing w:after="240" w:line="285" w:lineRule="atLeast"/>
        <w:rPr>
          <w:rFonts w:ascii="Consolas" w:eastAsia="Times New Roman" w:hAnsi="Consolas" w:cs="Times New Roman"/>
          <w:color w:val="CCCCCC"/>
          <w:kern w:val="0"/>
          <w:sz w:val="21"/>
          <w:szCs w:val="21"/>
          <w14:ligatures w14:val="none"/>
        </w:rPr>
      </w:pPr>
    </w:p>
    <w:p w14:paraId="087C5D93"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6A9955"/>
          <w:kern w:val="0"/>
          <w:sz w:val="21"/>
          <w:szCs w:val="21"/>
          <w14:ligatures w14:val="none"/>
        </w:rPr>
        <w:t>#### Variables ####</w:t>
      </w:r>
    </w:p>
    <w:p w14:paraId="261E927E"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9CDCFE"/>
          <w:kern w:val="0"/>
          <w:sz w:val="21"/>
          <w:szCs w:val="21"/>
          <w14:ligatures w14:val="none"/>
        </w:rPr>
        <w:t>$Region</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'us-west-2'</w:t>
      </w:r>
    </w:p>
    <w:p w14:paraId="7DE6A730"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DesiredBandwidthWeighting</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'vpc-1'</w:t>
      </w:r>
    </w:p>
    <w:p w14:paraId="14A8DE37"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p>
    <w:p w14:paraId="2D61AE89"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6A9955"/>
          <w:kern w:val="0"/>
          <w:sz w:val="21"/>
          <w:szCs w:val="21"/>
          <w14:ligatures w14:val="none"/>
        </w:rPr>
        <w:t>#### Main ####</w:t>
      </w:r>
    </w:p>
    <w:p w14:paraId="17718D59"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p>
    <w:p w14:paraId="7A483F0F"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DCDCAA"/>
          <w:kern w:val="0"/>
          <w:sz w:val="21"/>
          <w:szCs w:val="21"/>
          <w14:ligatures w14:val="none"/>
        </w:rPr>
        <w:t>Write-Output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 xml:space="preserve">"Getting EC2 instance information for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InstanceId</w:t>
      </w:r>
      <w:proofErr w:type="spellEnd"/>
      <w:r w:rsidRPr="00A873CE">
        <w:rPr>
          <w:rFonts w:ascii="Consolas" w:eastAsia="Times New Roman" w:hAnsi="Consolas" w:cs="Times New Roman"/>
          <w:color w:val="CE9178"/>
          <w:kern w:val="0"/>
          <w:sz w:val="21"/>
          <w:szCs w:val="21"/>
          <w14:ligatures w14:val="none"/>
        </w:rPr>
        <w:t>."</w:t>
      </w:r>
    </w:p>
    <w:p w14:paraId="40A81756"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proofErr w:type="gramStart"/>
      <w:r w:rsidRPr="00A873CE">
        <w:rPr>
          <w:rFonts w:ascii="Consolas" w:eastAsia="Times New Roman" w:hAnsi="Consolas" w:cs="Times New Roman"/>
          <w:color w:val="C586C0"/>
          <w:kern w:val="0"/>
          <w:sz w:val="21"/>
          <w:szCs w:val="21"/>
          <w14:ligatures w14:val="none"/>
        </w:rPr>
        <w:t>Try</w:t>
      </w:r>
      <w:r w:rsidRPr="00A873CE">
        <w:rPr>
          <w:rFonts w:ascii="Consolas" w:eastAsia="Times New Roman" w:hAnsi="Consolas" w:cs="Times New Roman"/>
          <w:color w:val="CCCCCC"/>
          <w:kern w:val="0"/>
          <w:sz w:val="21"/>
          <w:szCs w:val="21"/>
          <w14:ligatures w14:val="none"/>
        </w:rPr>
        <w:t xml:space="preserve"> {</w:t>
      </w:r>
      <w:proofErr w:type="gramEnd"/>
    </w:p>
    <w:p w14:paraId="0B9425DF"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InstanceDetails</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Get-EC2Instance</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-Filter</w:t>
      </w:r>
      <w:r w:rsidRPr="00A873CE">
        <w:rPr>
          <w:rFonts w:ascii="Consolas" w:eastAsia="Times New Roman" w:hAnsi="Consolas" w:cs="Times New Roman"/>
          <w:color w:val="CCCCCC"/>
          <w:kern w:val="0"/>
          <w:sz w:val="21"/>
          <w:szCs w:val="21"/>
          <w14:ligatures w14:val="none"/>
        </w:rPr>
        <w:t xml:space="preserve"> </w:t>
      </w:r>
      <w:proofErr w:type="gramStart"/>
      <w:r w:rsidRPr="00A873CE">
        <w:rPr>
          <w:rFonts w:ascii="Consolas" w:eastAsia="Times New Roman" w:hAnsi="Consolas" w:cs="Times New Roman"/>
          <w:color w:val="569CD6"/>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Name</w:t>
      </w:r>
      <w:proofErr w:type="gram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w:t>
      </w:r>
      <w:proofErr w:type="spellStart"/>
      <w:proofErr w:type="gramStart"/>
      <w:r w:rsidRPr="00A873CE">
        <w:rPr>
          <w:rFonts w:ascii="Consolas" w:eastAsia="Times New Roman" w:hAnsi="Consolas" w:cs="Times New Roman"/>
          <w:color w:val="CE9178"/>
          <w:kern w:val="0"/>
          <w:sz w:val="21"/>
          <w:szCs w:val="21"/>
          <w14:ligatures w14:val="none"/>
        </w:rPr>
        <w:t>tag:Name</w:t>
      </w:r>
      <w:proofErr w:type="spellEnd"/>
      <w:proofErr w:type="gramEnd"/>
      <w:r w:rsidRPr="00A873CE">
        <w:rPr>
          <w:rFonts w:ascii="Consolas" w:eastAsia="Times New Roman" w:hAnsi="Consolas" w:cs="Times New Roman"/>
          <w:color w:val="CE9178"/>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Values</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'AMD-ID-01</w:t>
      </w:r>
      <w:proofErr w:type="gramStart"/>
      <w:r w:rsidRPr="00A873CE">
        <w:rPr>
          <w:rFonts w:ascii="Consolas" w:eastAsia="Times New Roman" w:hAnsi="Consolas" w:cs="Times New Roman"/>
          <w:color w:val="CE9178"/>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proofErr w:type="gram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-Region</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$Region</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ErrorAction</w:t>
      </w:r>
      <w:proofErr w:type="spellEnd"/>
      <w:r w:rsidRPr="00A873CE">
        <w:rPr>
          <w:rFonts w:ascii="Consolas" w:eastAsia="Times New Roman" w:hAnsi="Consolas" w:cs="Times New Roman"/>
          <w:color w:val="CCCCCC"/>
          <w:kern w:val="0"/>
          <w:sz w:val="21"/>
          <w:szCs w:val="21"/>
          <w14:ligatures w14:val="none"/>
        </w:rPr>
        <w:t xml:space="preserve"> Stop</w:t>
      </w:r>
    </w:p>
    <w:p w14:paraId="4D7D9781"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586C0"/>
          <w:kern w:val="0"/>
          <w:sz w:val="21"/>
          <w:szCs w:val="21"/>
          <w14:ligatures w14:val="none"/>
        </w:rPr>
        <w:t>Catch</w:t>
      </w:r>
      <w:r w:rsidRPr="00A873CE">
        <w:rPr>
          <w:rFonts w:ascii="Consolas" w:eastAsia="Times New Roman" w:hAnsi="Consolas" w:cs="Times New Roman"/>
          <w:color w:val="CCCCCC"/>
          <w:kern w:val="0"/>
          <w:sz w:val="21"/>
          <w:szCs w:val="21"/>
          <w14:ligatures w14:val="none"/>
        </w:rPr>
        <w:t xml:space="preserve"> [</w:t>
      </w:r>
      <w:proofErr w:type="spellStart"/>
      <w:r w:rsidRPr="00A873CE">
        <w:rPr>
          <w:rFonts w:ascii="Consolas" w:eastAsia="Times New Roman" w:hAnsi="Consolas" w:cs="Times New Roman"/>
          <w:color w:val="4EC9B0"/>
          <w:kern w:val="0"/>
          <w:sz w:val="21"/>
          <w:szCs w:val="21"/>
          <w14:ligatures w14:val="none"/>
        </w:rPr>
        <w:t>System.</w:t>
      </w:r>
      <w:proofErr w:type="gramStart"/>
      <w:r w:rsidRPr="00A873CE">
        <w:rPr>
          <w:rFonts w:ascii="Consolas" w:eastAsia="Times New Roman" w:hAnsi="Consolas" w:cs="Times New Roman"/>
          <w:color w:val="4EC9B0"/>
          <w:kern w:val="0"/>
          <w:sz w:val="21"/>
          <w:szCs w:val="21"/>
          <w14:ligatures w14:val="none"/>
        </w:rPr>
        <w:t>Exception</w:t>
      </w:r>
      <w:proofErr w:type="spellEnd"/>
      <w:r w:rsidRPr="00A873CE">
        <w:rPr>
          <w:rFonts w:ascii="Consolas" w:eastAsia="Times New Roman" w:hAnsi="Consolas" w:cs="Times New Roman"/>
          <w:color w:val="CCCCCC"/>
          <w:kern w:val="0"/>
          <w:sz w:val="21"/>
          <w:szCs w:val="21"/>
          <w14:ligatures w14:val="none"/>
        </w:rPr>
        <w:t>] {</w:t>
      </w:r>
      <w:proofErr w:type="gramEnd"/>
    </w:p>
    <w:p w14:paraId="662A123E"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586C0"/>
          <w:kern w:val="0"/>
          <w:sz w:val="21"/>
          <w:szCs w:val="21"/>
          <w14:ligatures w14:val="none"/>
        </w:rPr>
        <w:t>Return</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 xml:space="preserve">"Unable to get EC2 instance information. </w:t>
      </w:r>
      <w:r w:rsidRPr="00A873CE">
        <w:rPr>
          <w:rFonts w:ascii="Consolas" w:eastAsia="Times New Roman" w:hAnsi="Consolas" w:cs="Times New Roman"/>
          <w:color w:val="9CDCFE"/>
          <w:kern w:val="0"/>
          <w:sz w:val="21"/>
          <w:szCs w:val="21"/>
          <w14:ligatures w14:val="none"/>
        </w:rPr>
        <w:t>$_</w:t>
      </w:r>
      <w:r w:rsidRPr="00A873CE">
        <w:rPr>
          <w:rFonts w:ascii="Consolas" w:eastAsia="Times New Roman" w:hAnsi="Consolas" w:cs="Times New Roman"/>
          <w:color w:val="CE9178"/>
          <w:kern w:val="0"/>
          <w:sz w:val="21"/>
          <w:szCs w:val="21"/>
          <w14:ligatures w14:val="none"/>
        </w:rPr>
        <w:t>"</w:t>
      </w:r>
    </w:p>
    <w:p w14:paraId="770AC151"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w:t>
      </w:r>
    </w:p>
    <w:p w14:paraId="72A736BC"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p>
    <w:p w14:paraId="13EBC34F"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9CDCFE"/>
          <w:kern w:val="0"/>
          <w:sz w:val="21"/>
          <w:szCs w:val="21"/>
          <w14:ligatures w14:val="none"/>
        </w:rPr>
        <w:lastRenderedPageBreak/>
        <w:t>$State</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InstanceDetails</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Select-Object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ExpandProperty</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'Instances'</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Select-Object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ExpandProperty</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'State'</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Select-Object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ExpandProperty</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'Name'</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Select-Object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ExpandProperty</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'Value'</w:t>
      </w:r>
    </w:p>
    <w:p w14:paraId="56B06EA9"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InstanceType</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InstanceDetails</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Select-Object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ExpandProperty</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'Instances'</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Select-Object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ExpandProperty</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w:t>
      </w:r>
      <w:proofErr w:type="spellStart"/>
      <w:r w:rsidRPr="00A873CE">
        <w:rPr>
          <w:rFonts w:ascii="Consolas" w:eastAsia="Times New Roman" w:hAnsi="Consolas" w:cs="Times New Roman"/>
          <w:color w:val="CE9178"/>
          <w:kern w:val="0"/>
          <w:sz w:val="21"/>
          <w:szCs w:val="21"/>
          <w14:ligatures w14:val="none"/>
        </w:rPr>
        <w:t>InstanceType</w:t>
      </w:r>
      <w:proofErr w:type="spellEnd"/>
      <w:r w:rsidRPr="00A873CE">
        <w:rPr>
          <w:rFonts w:ascii="Consolas" w:eastAsia="Times New Roman" w:hAnsi="Consolas" w:cs="Times New Roman"/>
          <w:color w:val="CE9178"/>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Select-Object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ExpandProperty</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'Value'</w:t>
      </w:r>
    </w:p>
    <w:p w14:paraId="7AA42DDA"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BandwidthWeighting</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InstanceDetails</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Select-Object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ExpandProperty</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'Instances'</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Select-Object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ExpandProperty</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w:t>
      </w:r>
      <w:proofErr w:type="spellStart"/>
      <w:r w:rsidRPr="00A873CE">
        <w:rPr>
          <w:rFonts w:ascii="Consolas" w:eastAsia="Times New Roman" w:hAnsi="Consolas" w:cs="Times New Roman"/>
          <w:color w:val="CE9178"/>
          <w:kern w:val="0"/>
          <w:sz w:val="21"/>
          <w:szCs w:val="21"/>
          <w14:ligatures w14:val="none"/>
        </w:rPr>
        <w:t>NetworkPerformanceOptions</w:t>
      </w:r>
      <w:proofErr w:type="spellEnd"/>
      <w:r w:rsidRPr="00A873CE">
        <w:rPr>
          <w:rFonts w:ascii="Consolas" w:eastAsia="Times New Roman" w:hAnsi="Consolas" w:cs="Times New Roman"/>
          <w:color w:val="CE9178"/>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Select-Object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ExpandProperty</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w:t>
      </w:r>
      <w:proofErr w:type="spellStart"/>
      <w:r w:rsidRPr="00A873CE">
        <w:rPr>
          <w:rFonts w:ascii="Consolas" w:eastAsia="Times New Roman" w:hAnsi="Consolas" w:cs="Times New Roman"/>
          <w:color w:val="CE9178"/>
          <w:kern w:val="0"/>
          <w:sz w:val="21"/>
          <w:szCs w:val="21"/>
          <w14:ligatures w14:val="none"/>
        </w:rPr>
        <w:t>BandwidthWeighting</w:t>
      </w:r>
      <w:proofErr w:type="spellEnd"/>
      <w:r w:rsidRPr="00A873CE">
        <w:rPr>
          <w:rFonts w:ascii="Consolas" w:eastAsia="Times New Roman" w:hAnsi="Consolas" w:cs="Times New Roman"/>
          <w:color w:val="CE9178"/>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Select-Object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ExpandProperty</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'Value'</w:t>
      </w:r>
    </w:p>
    <w:p w14:paraId="7E79411D"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p>
    <w:p w14:paraId="0CC3E5B5"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586C0"/>
          <w:kern w:val="0"/>
          <w:sz w:val="21"/>
          <w:szCs w:val="21"/>
          <w14:ligatures w14:val="none"/>
        </w:rPr>
        <w:t>If</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BandwidthWeighting</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-ne</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DesiredBandwidthWeighting</w:t>
      </w:r>
      <w:proofErr w:type="spellEnd"/>
      <w:r w:rsidRPr="00A873CE">
        <w:rPr>
          <w:rFonts w:ascii="Consolas" w:eastAsia="Times New Roman" w:hAnsi="Consolas" w:cs="Times New Roman"/>
          <w:color w:val="CCCCCC"/>
          <w:kern w:val="0"/>
          <w:sz w:val="21"/>
          <w:szCs w:val="21"/>
          <w14:ligatures w14:val="none"/>
        </w:rPr>
        <w:t>) {</w:t>
      </w:r>
    </w:p>
    <w:p w14:paraId="52500115"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586C0"/>
          <w:kern w:val="0"/>
          <w:sz w:val="21"/>
          <w:szCs w:val="21"/>
          <w14:ligatures w14:val="none"/>
        </w:rPr>
        <w:t>If</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$State</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-ne</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'stopped</w:t>
      </w:r>
      <w:proofErr w:type="gramStart"/>
      <w:r w:rsidRPr="00A873CE">
        <w:rPr>
          <w:rFonts w:ascii="Consolas" w:eastAsia="Times New Roman" w:hAnsi="Consolas" w:cs="Times New Roman"/>
          <w:color w:val="CE9178"/>
          <w:kern w:val="0"/>
          <w:sz w:val="21"/>
          <w:szCs w:val="21"/>
          <w14:ligatures w14:val="none"/>
        </w:rPr>
        <w:t>'</w:t>
      </w:r>
      <w:r w:rsidRPr="00A873CE">
        <w:rPr>
          <w:rFonts w:ascii="Consolas" w:eastAsia="Times New Roman" w:hAnsi="Consolas" w:cs="Times New Roman"/>
          <w:color w:val="CCCCCC"/>
          <w:kern w:val="0"/>
          <w:sz w:val="21"/>
          <w:szCs w:val="21"/>
          <w14:ligatures w14:val="none"/>
        </w:rPr>
        <w:t>) {</w:t>
      </w:r>
      <w:proofErr w:type="gramEnd"/>
    </w:p>
    <w:p w14:paraId="62466289"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Write-Output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 xml:space="preserve">"EC2 instance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InstanceId</w:t>
      </w:r>
      <w:proofErr w:type="spellEnd"/>
      <w:r w:rsidRPr="00A873CE">
        <w:rPr>
          <w:rFonts w:ascii="Consolas" w:eastAsia="Times New Roman" w:hAnsi="Consolas" w:cs="Times New Roman"/>
          <w:color w:val="CE9178"/>
          <w:kern w:val="0"/>
          <w:sz w:val="21"/>
          <w:szCs w:val="21"/>
          <w14:ligatures w14:val="none"/>
        </w:rPr>
        <w:t xml:space="preserve"> is currently running, stopping the EC2 instance to change </w:t>
      </w:r>
      <w:proofErr w:type="spellStart"/>
      <w:proofErr w:type="gramStart"/>
      <w:r w:rsidRPr="00A873CE">
        <w:rPr>
          <w:rFonts w:ascii="Consolas" w:eastAsia="Times New Roman" w:hAnsi="Consolas" w:cs="Times New Roman"/>
          <w:color w:val="CE9178"/>
          <w:kern w:val="0"/>
          <w:sz w:val="21"/>
          <w:szCs w:val="21"/>
          <w14:ligatures w14:val="none"/>
        </w:rPr>
        <w:t>it's</w:t>
      </w:r>
      <w:proofErr w:type="spellEnd"/>
      <w:proofErr w:type="gramEnd"/>
      <w:r w:rsidRPr="00A873CE">
        <w:rPr>
          <w:rFonts w:ascii="Consolas" w:eastAsia="Times New Roman" w:hAnsi="Consolas" w:cs="Times New Roman"/>
          <w:color w:val="CE9178"/>
          <w:kern w:val="0"/>
          <w:sz w:val="21"/>
          <w:szCs w:val="21"/>
          <w14:ligatures w14:val="none"/>
        </w:rPr>
        <w:t xml:space="preserve"> bandwidth weighting configuration to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BandwidthWeighting</w:t>
      </w:r>
      <w:proofErr w:type="spellEnd"/>
      <w:r w:rsidRPr="00A873CE">
        <w:rPr>
          <w:rFonts w:ascii="Consolas" w:eastAsia="Times New Roman" w:hAnsi="Consolas" w:cs="Times New Roman"/>
          <w:color w:val="CE9178"/>
          <w:kern w:val="0"/>
          <w:sz w:val="21"/>
          <w:szCs w:val="21"/>
          <w14:ligatures w14:val="none"/>
        </w:rPr>
        <w:t>."</w:t>
      </w:r>
    </w:p>
    <w:p w14:paraId="413F0ECA"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proofErr w:type="gramStart"/>
      <w:r w:rsidRPr="00A873CE">
        <w:rPr>
          <w:rFonts w:ascii="Consolas" w:eastAsia="Times New Roman" w:hAnsi="Consolas" w:cs="Times New Roman"/>
          <w:color w:val="C586C0"/>
          <w:kern w:val="0"/>
          <w:sz w:val="21"/>
          <w:szCs w:val="21"/>
          <w14:ligatures w14:val="none"/>
        </w:rPr>
        <w:t>Try</w:t>
      </w:r>
      <w:r w:rsidRPr="00A873CE">
        <w:rPr>
          <w:rFonts w:ascii="Consolas" w:eastAsia="Times New Roman" w:hAnsi="Consolas" w:cs="Times New Roman"/>
          <w:color w:val="CCCCCC"/>
          <w:kern w:val="0"/>
          <w:sz w:val="21"/>
          <w:szCs w:val="21"/>
          <w14:ligatures w14:val="none"/>
        </w:rPr>
        <w:t xml:space="preserve"> {</w:t>
      </w:r>
      <w:proofErr w:type="gramEnd"/>
    </w:p>
    <w:p w14:paraId="2B27403D"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$Null</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Stop-EC2Instance</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InstanceId</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InstanceId</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-Force</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-Region</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$Region</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ErrorAction</w:t>
      </w:r>
      <w:proofErr w:type="spellEnd"/>
      <w:r w:rsidRPr="00A873CE">
        <w:rPr>
          <w:rFonts w:ascii="Consolas" w:eastAsia="Times New Roman" w:hAnsi="Consolas" w:cs="Times New Roman"/>
          <w:color w:val="CCCCCC"/>
          <w:kern w:val="0"/>
          <w:sz w:val="21"/>
          <w:szCs w:val="21"/>
          <w14:ligatures w14:val="none"/>
        </w:rPr>
        <w:t xml:space="preserve"> Stop</w:t>
      </w:r>
    </w:p>
    <w:p w14:paraId="1BD82A5F"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 </w:t>
      </w:r>
      <w:r w:rsidRPr="00A873CE">
        <w:rPr>
          <w:rFonts w:ascii="Consolas" w:eastAsia="Times New Roman" w:hAnsi="Consolas" w:cs="Times New Roman"/>
          <w:color w:val="C586C0"/>
          <w:kern w:val="0"/>
          <w:sz w:val="21"/>
          <w:szCs w:val="21"/>
          <w14:ligatures w14:val="none"/>
        </w:rPr>
        <w:t>Catch</w:t>
      </w:r>
      <w:r w:rsidRPr="00A873CE">
        <w:rPr>
          <w:rFonts w:ascii="Consolas" w:eastAsia="Times New Roman" w:hAnsi="Consolas" w:cs="Times New Roman"/>
          <w:color w:val="CCCCCC"/>
          <w:kern w:val="0"/>
          <w:sz w:val="21"/>
          <w:szCs w:val="21"/>
          <w14:ligatures w14:val="none"/>
        </w:rPr>
        <w:t xml:space="preserve"> [</w:t>
      </w:r>
      <w:proofErr w:type="spellStart"/>
      <w:r w:rsidRPr="00A873CE">
        <w:rPr>
          <w:rFonts w:ascii="Consolas" w:eastAsia="Times New Roman" w:hAnsi="Consolas" w:cs="Times New Roman"/>
          <w:color w:val="4EC9B0"/>
          <w:kern w:val="0"/>
          <w:sz w:val="21"/>
          <w:szCs w:val="21"/>
          <w14:ligatures w14:val="none"/>
        </w:rPr>
        <w:t>System.</w:t>
      </w:r>
      <w:proofErr w:type="gramStart"/>
      <w:r w:rsidRPr="00A873CE">
        <w:rPr>
          <w:rFonts w:ascii="Consolas" w:eastAsia="Times New Roman" w:hAnsi="Consolas" w:cs="Times New Roman"/>
          <w:color w:val="4EC9B0"/>
          <w:kern w:val="0"/>
          <w:sz w:val="21"/>
          <w:szCs w:val="21"/>
          <w14:ligatures w14:val="none"/>
        </w:rPr>
        <w:t>Exception</w:t>
      </w:r>
      <w:proofErr w:type="spellEnd"/>
      <w:r w:rsidRPr="00A873CE">
        <w:rPr>
          <w:rFonts w:ascii="Consolas" w:eastAsia="Times New Roman" w:hAnsi="Consolas" w:cs="Times New Roman"/>
          <w:color w:val="CCCCCC"/>
          <w:kern w:val="0"/>
          <w:sz w:val="21"/>
          <w:szCs w:val="21"/>
          <w14:ligatures w14:val="none"/>
        </w:rPr>
        <w:t>] {</w:t>
      </w:r>
      <w:proofErr w:type="gramEnd"/>
    </w:p>
    <w:p w14:paraId="4EDE398E"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586C0"/>
          <w:kern w:val="0"/>
          <w:sz w:val="21"/>
          <w:szCs w:val="21"/>
          <w14:ligatures w14:val="none"/>
        </w:rPr>
        <w:t>Return</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 xml:space="preserve">"Failed to execute stop command on EC2 instance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InstanceId</w:t>
      </w:r>
      <w:proofErr w:type="spellEnd"/>
      <w:r w:rsidRPr="00A873CE">
        <w:rPr>
          <w:rFonts w:ascii="Consolas" w:eastAsia="Times New Roman" w:hAnsi="Consolas" w:cs="Times New Roman"/>
          <w:color w:val="CE9178"/>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$_</w:t>
      </w:r>
      <w:r w:rsidRPr="00A873CE">
        <w:rPr>
          <w:rFonts w:ascii="Consolas" w:eastAsia="Times New Roman" w:hAnsi="Consolas" w:cs="Times New Roman"/>
          <w:color w:val="CE9178"/>
          <w:kern w:val="0"/>
          <w:sz w:val="21"/>
          <w:szCs w:val="21"/>
          <w14:ligatures w14:val="none"/>
        </w:rPr>
        <w:t>"</w:t>
      </w:r>
    </w:p>
    <w:p w14:paraId="3E52DB85"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w:t>
      </w:r>
    </w:p>
    <w:p w14:paraId="0BBC5C7B"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Start-Sleep</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-Seconds</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B5CEA8"/>
          <w:kern w:val="0"/>
          <w:sz w:val="21"/>
          <w:szCs w:val="21"/>
          <w14:ligatures w14:val="none"/>
        </w:rPr>
        <w:t>5</w:t>
      </w:r>
    </w:p>
    <w:p w14:paraId="54348205"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StopInstanceCounter</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B5CEA8"/>
          <w:kern w:val="0"/>
          <w:sz w:val="21"/>
          <w:szCs w:val="21"/>
          <w14:ligatures w14:val="none"/>
        </w:rPr>
        <w:t>0</w:t>
      </w:r>
    </w:p>
    <w:p w14:paraId="7D6CE184"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proofErr w:type="gramStart"/>
      <w:r w:rsidRPr="00A873CE">
        <w:rPr>
          <w:rFonts w:ascii="Consolas" w:eastAsia="Times New Roman" w:hAnsi="Consolas" w:cs="Times New Roman"/>
          <w:color w:val="C586C0"/>
          <w:kern w:val="0"/>
          <w:sz w:val="21"/>
          <w:szCs w:val="21"/>
          <w14:ligatures w14:val="none"/>
        </w:rPr>
        <w:t>Do</w:t>
      </w:r>
      <w:r w:rsidRPr="00A873CE">
        <w:rPr>
          <w:rFonts w:ascii="Consolas" w:eastAsia="Times New Roman" w:hAnsi="Consolas" w:cs="Times New Roman"/>
          <w:color w:val="CCCCCC"/>
          <w:kern w:val="0"/>
          <w:sz w:val="21"/>
          <w:szCs w:val="21"/>
          <w14:ligatures w14:val="none"/>
        </w:rPr>
        <w:t xml:space="preserve"> {</w:t>
      </w:r>
      <w:proofErr w:type="gramEnd"/>
    </w:p>
    <w:p w14:paraId="55146DC7"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$State</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Get-EC2Instance</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InstanceId</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InstanceId</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-Region</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$Region</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ErrorAction</w:t>
      </w:r>
      <w:proofErr w:type="spellEnd"/>
      <w:r w:rsidRPr="00A873CE">
        <w:rPr>
          <w:rFonts w:ascii="Consolas" w:eastAsia="Times New Roman" w:hAnsi="Consolas" w:cs="Times New Roman"/>
          <w:color w:val="CCCCCC"/>
          <w:kern w:val="0"/>
          <w:sz w:val="21"/>
          <w:szCs w:val="21"/>
          <w14:ligatures w14:val="none"/>
        </w:rPr>
        <w:t xml:space="preserve"> </w:t>
      </w:r>
      <w:proofErr w:type="spellStart"/>
      <w:r w:rsidRPr="00A873CE">
        <w:rPr>
          <w:rFonts w:ascii="Consolas" w:eastAsia="Times New Roman" w:hAnsi="Consolas" w:cs="Times New Roman"/>
          <w:color w:val="CCCCCC"/>
          <w:kern w:val="0"/>
          <w:sz w:val="21"/>
          <w:szCs w:val="21"/>
          <w14:ligatures w14:val="none"/>
        </w:rPr>
        <w:t>SilentlyContinue</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Select-Object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ExpandProperty</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'Instances'</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Select-Object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ExpandProperty</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'State'</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Select-Object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ExpandProperty</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'Name'</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Select-Object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ExpandProperty</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'Value'</w:t>
      </w:r>
    </w:p>
    <w:p w14:paraId="0BC449A2"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586C0"/>
          <w:kern w:val="0"/>
          <w:sz w:val="21"/>
          <w:szCs w:val="21"/>
          <w14:ligatures w14:val="none"/>
        </w:rPr>
        <w:t>If</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$State</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-ne</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'Stopped</w:t>
      </w:r>
      <w:proofErr w:type="gramStart"/>
      <w:r w:rsidRPr="00A873CE">
        <w:rPr>
          <w:rFonts w:ascii="Consolas" w:eastAsia="Times New Roman" w:hAnsi="Consolas" w:cs="Times New Roman"/>
          <w:color w:val="CE9178"/>
          <w:kern w:val="0"/>
          <w:sz w:val="21"/>
          <w:szCs w:val="21"/>
          <w14:ligatures w14:val="none"/>
        </w:rPr>
        <w:t>'</w:t>
      </w:r>
      <w:r w:rsidRPr="00A873CE">
        <w:rPr>
          <w:rFonts w:ascii="Consolas" w:eastAsia="Times New Roman" w:hAnsi="Consolas" w:cs="Times New Roman"/>
          <w:color w:val="CCCCCC"/>
          <w:kern w:val="0"/>
          <w:sz w:val="21"/>
          <w:szCs w:val="21"/>
          <w14:ligatures w14:val="none"/>
        </w:rPr>
        <w:t>) {</w:t>
      </w:r>
      <w:proofErr w:type="gramEnd"/>
    </w:p>
    <w:p w14:paraId="04497345"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StopInstanceCounter</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p>
    <w:p w14:paraId="10D7C003"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Write-Output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 xml:space="preserve">"EC2 instance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InstanceId</w:t>
      </w:r>
      <w:proofErr w:type="spellEnd"/>
      <w:r w:rsidRPr="00A873CE">
        <w:rPr>
          <w:rFonts w:ascii="Consolas" w:eastAsia="Times New Roman" w:hAnsi="Consolas" w:cs="Times New Roman"/>
          <w:color w:val="CE9178"/>
          <w:kern w:val="0"/>
          <w:sz w:val="21"/>
          <w:szCs w:val="21"/>
          <w14:ligatures w14:val="none"/>
        </w:rPr>
        <w:t xml:space="preserve"> is still stopping, sleeping 5 seconds and will check again."</w:t>
      </w:r>
    </w:p>
    <w:p w14:paraId="3FEDF16E"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Start-Sleep</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-Seconds</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B5CEA8"/>
          <w:kern w:val="0"/>
          <w:sz w:val="21"/>
          <w:szCs w:val="21"/>
          <w14:ligatures w14:val="none"/>
        </w:rPr>
        <w:t>5</w:t>
      </w:r>
    </w:p>
    <w:p w14:paraId="2653E799"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w:t>
      </w:r>
    </w:p>
    <w:p w14:paraId="7BE89BDD"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 </w:t>
      </w:r>
      <w:r w:rsidRPr="00A873CE">
        <w:rPr>
          <w:rFonts w:ascii="Consolas" w:eastAsia="Times New Roman" w:hAnsi="Consolas" w:cs="Times New Roman"/>
          <w:color w:val="C586C0"/>
          <w:kern w:val="0"/>
          <w:sz w:val="21"/>
          <w:szCs w:val="21"/>
          <w14:ligatures w14:val="none"/>
        </w:rPr>
        <w:t>Until</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$State</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-eq</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'Stopped'</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-or</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StopInstanceCounter</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proofErr w:type="spellStart"/>
      <w:r w:rsidRPr="00A873CE">
        <w:rPr>
          <w:rFonts w:ascii="Consolas" w:eastAsia="Times New Roman" w:hAnsi="Consolas" w:cs="Times New Roman"/>
          <w:color w:val="D4D4D4"/>
          <w:kern w:val="0"/>
          <w:sz w:val="21"/>
          <w:szCs w:val="21"/>
          <w14:ligatures w14:val="none"/>
        </w:rPr>
        <w:t>ge</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B5CEA8"/>
          <w:kern w:val="0"/>
          <w:sz w:val="21"/>
          <w:szCs w:val="21"/>
          <w14:ligatures w14:val="none"/>
        </w:rPr>
        <w:t>120</w:t>
      </w:r>
      <w:r w:rsidRPr="00A873CE">
        <w:rPr>
          <w:rFonts w:ascii="Consolas" w:eastAsia="Times New Roman" w:hAnsi="Consolas" w:cs="Times New Roman"/>
          <w:color w:val="CCCCCC"/>
          <w:kern w:val="0"/>
          <w:sz w:val="21"/>
          <w:szCs w:val="21"/>
          <w14:ligatures w14:val="none"/>
        </w:rPr>
        <w:t>)</w:t>
      </w:r>
    </w:p>
    <w:p w14:paraId="25B071D6"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w:t>
      </w:r>
    </w:p>
    <w:p w14:paraId="7D0BDEA7"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p>
    <w:p w14:paraId="4B69AA8C"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586C0"/>
          <w:kern w:val="0"/>
          <w:sz w:val="21"/>
          <w:szCs w:val="21"/>
          <w14:ligatures w14:val="none"/>
        </w:rPr>
        <w:t>If</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StopInstanceCounter</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proofErr w:type="spellStart"/>
      <w:r w:rsidRPr="00A873CE">
        <w:rPr>
          <w:rFonts w:ascii="Consolas" w:eastAsia="Times New Roman" w:hAnsi="Consolas" w:cs="Times New Roman"/>
          <w:color w:val="D4D4D4"/>
          <w:kern w:val="0"/>
          <w:sz w:val="21"/>
          <w:szCs w:val="21"/>
          <w14:ligatures w14:val="none"/>
        </w:rPr>
        <w:t>ge</w:t>
      </w:r>
      <w:proofErr w:type="spellEnd"/>
      <w:r w:rsidRPr="00A873CE">
        <w:rPr>
          <w:rFonts w:ascii="Consolas" w:eastAsia="Times New Roman" w:hAnsi="Consolas" w:cs="Times New Roman"/>
          <w:color w:val="CCCCCC"/>
          <w:kern w:val="0"/>
          <w:sz w:val="21"/>
          <w:szCs w:val="21"/>
          <w14:ligatures w14:val="none"/>
        </w:rPr>
        <w:t xml:space="preserve"> </w:t>
      </w:r>
      <w:proofErr w:type="gramStart"/>
      <w:r w:rsidRPr="00A873CE">
        <w:rPr>
          <w:rFonts w:ascii="Consolas" w:eastAsia="Times New Roman" w:hAnsi="Consolas" w:cs="Times New Roman"/>
          <w:color w:val="B5CEA8"/>
          <w:kern w:val="0"/>
          <w:sz w:val="21"/>
          <w:szCs w:val="21"/>
          <w14:ligatures w14:val="none"/>
        </w:rPr>
        <w:t>60</w:t>
      </w:r>
      <w:r w:rsidRPr="00A873CE">
        <w:rPr>
          <w:rFonts w:ascii="Consolas" w:eastAsia="Times New Roman" w:hAnsi="Consolas" w:cs="Times New Roman"/>
          <w:color w:val="CCCCCC"/>
          <w:kern w:val="0"/>
          <w:sz w:val="21"/>
          <w:szCs w:val="21"/>
          <w14:ligatures w14:val="none"/>
        </w:rPr>
        <w:t>) {</w:t>
      </w:r>
      <w:proofErr w:type="gramEnd"/>
    </w:p>
    <w:p w14:paraId="2FC09CB2"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586C0"/>
          <w:kern w:val="0"/>
          <w:sz w:val="21"/>
          <w:szCs w:val="21"/>
          <w14:ligatures w14:val="none"/>
        </w:rPr>
        <w:t>Return</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 xml:space="preserve">"Instance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InstanceId</w:t>
      </w:r>
      <w:proofErr w:type="spellEnd"/>
      <w:r w:rsidRPr="00A873CE">
        <w:rPr>
          <w:rFonts w:ascii="Consolas" w:eastAsia="Times New Roman" w:hAnsi="Consolas" w:cs="Times New Roman"/>
          <w:color w:val="CE9178"/>
          <w:kern w:val="0"/>
          <w:sz w:val="21"/>
          <w:szCs w:val="21"/>
          <w14:ligatures w14:val="none"/>
        </w:rPr>
        <w:t xml:space="preserve"> failed to stop in a reasonable time."</w:t>
      </w:r>
    </w:p>
    <w:p w14:paraId="0B48185B"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w:t>
      </w:r>
    </w:p>
    <w:p w14:paraId="67DB1DAB"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p>
    <w:p w14:paraId="5C0E1551"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Write-Output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 xml:space="preserve">"Updating the EC2 instance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InstanceId</w:t>
      </w:r>
      <w:proofErr w:type="spellEnd"/>
      <w:r w:rsidRPr="00A873CE">
        <w:rPr>
          <w:rFonts w:ascii="Consolas" w:eastAsia="Times New Roman" w:hAnsi="Consolas" w:cs="Times New Roman"/>
          <w:color w:val="CE9178"/>
          <w:kern w:val="0"/>
          <w:sz w:val="21"/>
          <w:szCs w:val="21"/>
          <w14:ligatures w14:val="none"/>
        </w:rPr>
        <w:t xml:space="preserve"> bandwidth weighting configuration to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BandwidthWeighting</w:t>
      </w:r>
      <w:proofErr w:type="spellEnd"/>
      <w:r w:rsidRPr="00A873CE">
        <w:rPr>
          <w:rFonts w:ascii="Consolas" w:eastAsia="Times New Roman" w:hAnsi="Consolas" w:cs="Times New Roman"/>
          <w:color w:val="CE9178"/>
          <w:kern w:val="0"/>
          <w:sz w:val="21"/>
          <w:szCs w:val="21"/>
          <w14:ligatures w14:val="none"/>
        </w:rPr>
        <w:t>."</w:t>
      </w:r>
    </w:p>
    <w:p w14:paraId="2354A95B"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lastRenderedPageBreak/>
        <w:t xml:space="preserve">    </w:t>
      </w:r>
      <w:proofErr w:type="gramStart"/>
      <w:r w:rsidRPr="00A873CE">
        <w:rPr>
          <w:rFonts w:ascii="Consolas" w:eastAsia="Times New Roman" w:hAnsi="Consolas" w:cs="Times New Roman"/>
          <w:color w:val="C586C0"/>
          <w:kern w:val="0"/>
          <w:sz w:val="21"/>
          <w:szCs w:val="21"/>
          <w14:ligatures w14:val="none"/>
        </w:rPr>
        <w:t>Try</w:t>
      </w:r>
      <w:r w:rsidRPr="00A873CE">
        <w:rPr>
          <w:rFonts w:ascii="Consolas" w:eastAsia="Times New Roman" w:hAnsi="Consolas" w:cs="Times New Roman"/>
          <w:color w:val="CCCCCC"/>
          <w:kern w:val="0"/>
          <w:sz w:val="21"/>
          <w:szCs w:val="21"/>
          <w14:ligatures w14:val="none"/>
        </w:rPr>
        <w:t xml:space="preserve"> {</w:t>
      </w:r>
      <w:proofErr w:type="gramEnd"/>
    </w:p>
    <w:p w14:paraId="01F1D53D"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Edit-EC2InstanceNetworkPerformanceOption</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InstanceId</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InstanceId</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BandwidthWeighting</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'vpc-1'</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-Region</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$Region</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ErrorAction</w:t>
      </w:r>
      <w:proofErr w:type="spellEnd"/>
      <w:r w:rsidRPr="00A873CE">
        <w:rPr>
          <w:rFonts w:ascii="Consolas" w:eastAsia="Times New Roman" w:hAnsi="Consolas" w:cs="Times New Roman"/>
          <w:color w:val="CCCCCC"/>
          <w:kern w:val="0"/>
          <w:sz w:val="21"/>
          <w:szCs w:val="21"/>
          <w14:ligatures w14:val="none"/>
        </w:rPr>
        <w:t xml:space="preserve"> Stop</w:t>
      </w:r>
    </w:p>
    <w:p w14:paraId="358E3C15"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 </w:t>
      </w:r>
      <w:r w:rsidRPr="00A873CE">
        <w:rPr>
          <w:rFonts w:ascii="Consolas" w:eastAsia="Times New Roman" w:hAnsi="Consolas" w:cs="Times New Roman"/>
          <w:color w:val="C586C0"/>
          <w:kern w:val="0"/>
          <w:sz w:val="21"/>
          <w:szCs w:val="21"/>
          <w14:ligatures w14:val="none"/>
        </w:rPr>
        <w:t>Catch</w:t>
      </w:r>
      <w:r w:rsidRPr="00A873CE">
        <w:rPr>
          <w:rFonts w:ascii="Consolas" w:eastAsia="Times New Roman" w:hAnsi="Consolas" w:cs="Times New Roman"/>
          <w:color w:val="CCCCCC"/>
          <w:kern w:val="0"/>
          <w:sz w:val="21"/>
          <w:szCs w:val="21"/>
          <w14:ligatures w14:val="none"/>
        </w:rPr>
        <w:t xml:space="preserve"> [</w:t>
      </w:r>
      <w:proofErr w:type="spellStart"/>
      <w:r w:rsidRPr="00A873CE">
        <w:rPr>
          <w:rFonts w:ascii="Consolas" w:eastAsia="Times New Roman" w:hAnsi="Consolas" w:cs="Times New Roman"/>
          <w:color w:val="4EC9B0"/>
          <w:kern w:val="0"/>
          <w:sz w:val="21"/>
          <w:szCs w:val="21"/>
          <w14:ligatures w14:val="none"/>
        </w:rPr>
        <w:t>System.</w:t>
      </w:r>
      <w:proofErr w:type="gramStart"/>
      <w:r w:rsidRPr="00A873CE">
        <w:rPr>
          <w:rFonts w:ascii="Consolas" w:eastAsia="Times New Roman" w:hAnsi="Consolas" w:cs="Times New Roman"/>
          <w:color w:val="4EC9B0"/>
          <w:kern w:val="0"/>
          <w:sz w:val="21"/>
          <w:szCs w:val="21"/>
          <w14:ligatures w14:val="none"/>
        </w:rPr>
        <w:t>Exception</w:t>
      </w:r>
      <w:proofErr w:type="spellEnd"/>
      <w:r w:rsidRPr="00A873CE">
        <w:rPr>
          <w:rFonts w:ascii="Consolas" w:eastAsia="Times New Roman" w:hAnsi="Consolas" w:cs="Times New Roman"/>
          <w:color w:val="CCCCCC"/>
          <w:kern w:val="0"/>
          <w:sz w:val="21"/>
          <w:szCs w:val="21"/>
          <w14:ligatures w14:val="none"/>
        </w:rPr>
        <w:t>] {</w:t>
      </w:r>
      <w:proofErr w:type="gramEnd"/>
    </w:p>
    <w:p w14:paraId="2CA3D0F1"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586C0"/>
          <w:kern w:val="0"/>
          <w:sz w:val="21"/>
          <w:szCs w:val="21"/>
          <w14:ligatures w14:val="none"/>
        </w:rPr>
        <w:t>Return</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 xml:space="preserve">"Failed to update EC2 instance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InstanceId</w:t>
      </w:r>
      <w:proofErr w:type="spellEnd"/>
      <w:r w:rsidRPr="00A873CE">
        <w:rPr>
          <w:rFonts w:ascii="Consolas" w:eastAsia="Times New Roman" w:hAnsi="Consolas" w:cs="Times New Roman"/>
          <w:color w:val="CE9178"/>
          <w:kern w:val="0"/>
          <w:sz w:val="21"/>
          <w:szCs w:val="21"/>
          <w14:ligatures w14:val="none"/>
        </w:rPr>
        <w:t xml:space="preserve"> bandwidth weighting configuration to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BandwidthWeighting</w:t>
      </w:r>
      <w:proofErr w:type="spellEnd"/>
      <w:r w:rsidRPr="00A873CE">
        <w:rPr>
          <w:rFonts w:ascii="Consolas" w:eastAsia="Times New Roman" w:hAnsi="Consolas" w:cs="Times New Roman"/>
          <w:color w:val="CE9178"/>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$_</w:t>
      </w:r>
      <w:r w:rsidRPr="00A873CE">
        <w:rPr>
          <w:rFonts w:ascii="Consolas" w:eastAsia="Times New Roman" w:hAnsi="Consolas" w:cs="Times New Roman"/>
          <w:color w:val="CE9178"/>
          <w:kern w:val="0"/>
          <w:sz w:val="21"/>
          <w:szCs w:val="21"/>
          <w14:ligatures w14:val="none"/>
        </w:rPr>
        <w:t>"</w:t>
      </w:r>
    </w:p>
    <w:p w14:paraId="239379D4"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w:t>
      </w:r>
    </w:p>
    <w:p w14:paraId="6BB59068"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p>
    <w:p w14:paraId="2F71D02E"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Write-Output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 xml:space="preserve">"Starting EC2 instance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InstanceId</w:t>
      </w:r>
      <w:proofErr w:type="spellEnd"/>
      <w:r w:rsidRPr="00A873CE">
        <w:rPr>
          <w:rFonts w:ascii="Consolas" w:eastAsia="Times New Roman" w:hAnsi="Consolas" w:cs="Times New Roman"/>
          <w:color w:val="CE9178"/>
          <w:kern w:val="0"/>
          <w:sz w:val="21"/>
          <w:szCs w:val="21"/>
          <w14:ligatures w14:val="none"/>
        </w:rPr>
        <w:t>."</w:t>
      </w:r>
    </w:p>
    <w:p w14:paraId="3C4C4BDA"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proofErr w:type="gramStart"/>
      <w:r w:rsidRPr="00A873CE">
        <w:rPr>
          <w:rFonts w:ascii="Consolas" w:eastAsia="Times New Roman" w:hAnsi="Consolas" w:cs="Times New Roman"/>
          <w:color w:val="C586C0"/>
          <w:kern w:val="0"/>
          <w:sz w:val="21"/>
          <w:szCs w:val="21"/>
          <w14:ligatures w14:val="none"/>
        </w:rPr>
        <w:t>Try</w:t>
      </w:r>
      <w:r w:rsidRPr="00A873CE">
        <w:rPr>
          <w:rFonts w:ascii="Consolas" w:eastAsia="Times New Roman" w:hAnsi="Consolas" w:cs="Times New Roman"/>
          <w:color w:val="CCCCCC"/>
          <w:kern w:val="0"/>
          <w:sz w:val="21"/>
          <w:szCs w:val="21"/>
          <w14:ligatures w14:val="none"/>
        </w:rPr>
        <w:t xml:space="preserve"> {</w:t>
      </w:r>
      <w:proofErr w:type="gramEnd"/>
    </w:p>
    <w:p w14:paraId="5606CD8D"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$Null</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Start-EC2Instance</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InstanceId</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InstanceId</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-Force</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-Region</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$Region</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ErrorAction</w:t>
      </w:r>
      <w:proofErr w:type="spellEnd"/>
      <w:r w:rsidRPr="00A873CE">
        <w:rPr>
          <w:rFonts w:ascii="Consolas" w:eastAsia="Times New Roman" w:hAnsi="Consolas" w:cs="Times New Roman"/>
          <w:color w:val="CCCCCC"/>
          <w:kern w:val="0"/>
          <w:sz w:val="21"/>
          <w:szCs w:val="21"/>
          <w14:ligatures w14:val="none"/>
        </w:rPr>
        <w:t xml:space="preserve"> Stop</w:t>
      </w:r>
    </w:p>
    <w:p w14:paraId="5E086E84"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 </w:t>
      </w:r>
      <w:r w:rsidRPr="00A873CE">
        <w:rPr>
          <w:rFonts w:ascii="Consolas" w:eastAsia="Times New Roman" w:hAnsi="Consolas" w:cs="Times New Roman"/>
          <w:color w:val="C586C0"/>
          <w:kern w:val="0"/>
          <w:sz w:val="21"/>
          <w:szCs w:val="21"/>
          <w14:ligatures w14:val="none"/>
        </w:rPr>
        <w:t>Catch</w:t>
      </w:r>
      <w:r w:rsidRPr="00A873CE">
        <w:rPr>
          <w:rFonts w:ascii="Consolas" w:eastAsia="Times New Roman" w:hAnsi="Consolas" w:cs="Times New Roman"/>
          <w:color w:val="CCCCCC"/>
          <w:kern w:val="0"/>
          <w:sz w:val="21"/>
          <w:szCs w:val="21"/>
          <w14:ligatures w14:val="none"/>
        </w:rPr>
        <w:t xml:space="preserve"> [</w:t>
      </w:r>
      <w:proofErr w:type="spellStart"/>
      <w:r w:rsidRPr="00A873CE">
        <w:rPr>
          <w:rFonts w:ascii="Consolas" w:eastAsia="Times New Roman" w:hAnsi="Consolas" w:cs="Times New Roman"/>
          <w:color w:val="4EC9B0"/>
          <w:kern w:val="0"/>
          <w:sz w:val="21"/>
          <w:szCs w:val="21"/>
          <w14:ligatures w14:val="none"/>
        </w:rPr>
        <w:t>System.</w:t>
      </w:r>
      <w:proofErr w:type="gramStart"/>
      <w:r w:rsidRPr="00A873CE">
        <w:rPr>
          <w:rFonts w:ascii="Consolas" w:eastAsia="Times New Roman" w:hAnsi="Consolas" w:cs="Times New Roman"/>
          <w:color w:val="4EC9B0"/>
          <w:kern w:val="0"/>
          <w:sz w:val="21"/>
          <w:szCs w:val="21"/>
          <w14:ligatures w14:val="none"/>
        </w:rPr>
        <w:t>Exception</w:t>
      </w:r>
      <w:proofErr w:type="spellEnd"/>
      <w:r w:rsidRPr="00A873CE">
        <w:rPr>
          <w:rFonts w:ascii="Consolas" w:eastAsia="Times New Roman" w:hAnsi="Consolas" w:cs="Times New Roman"/>
          <w:color w:val="CCCCCC"/>
          <w:kern w:val="0"/>
          <w:sz w:val="21"/>
          <w:szCs w:val="21"/>
          <w14:ligatures w14:val="none"/>
        </w:rPr>
        <w:t>] {</w:t>
      </w:r>
      <w:proofErr w:type="gramEnd"/>
    </w:p>
    <w:p w14:paraId="0484A50F"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586C0"/>
          <w:kern w:val="0"/>
          <w:sz w:val="21"/>
          <w:szCs w:val="21"/>
          <w14:ligatures w14:val="none"/>
        </w:rPr>
        <w:t>Return</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 xml:space="preserve">"Failed to start EC2 instance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InstanceId</w:t>
      </w:r>
      <w:proofErr w:type="spellEnd"/>
      <w:r w:rsidRPr="00A873CE">
        <w:rPr>
          <w:rFonts w:ascii="Consolas" w:eastAsia="Times New Roman" w:hAnsi="Consolas" w:cs="Times New Roman"/>
          <w:color w:val="CE9178"/>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$_</w:t>
      </w:r>
      <w:r w:rsidRPr="00A873CE">
        <w:rPr>
          <w:rFonts w:ascii="Consolas" w:eastAsia="Times New Roman" w:hAnsi="Consolas" w:cs="Times New Roman"/>
          <w:color w:val="CE9178"/>
          <w:kern w:val="0"/>
          <w:sz w:val="21"/>
          <w:szCs w:val="21"/>
          <w14:ligatures w14:val="none"/>
        </w:rPr>
        <w:t>"</w:t>
      </w:r>
    </w:p>
    <w:p w14:paraId="6FBCE186"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w:t>
      </w:r>
    </w:p>
    <w:p w14:paraId="3C24D0E9"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p>
    <w:p w14:paraId="6B6F3E9A"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Start-Sleep</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-Seconds</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B5CEA8"/>
          <w:kern w:val="0"/>
          <w:sz w:val="21"/>
          <w:szCs w:val="21"/>
          <w14:ligatures w14:val="none"/>
        </w:rPr>
        <w:t>5</w:t>
      </w:r>
    </w:p>
    <w:p w14:paraId="25C1907C"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StartInstanceCounter</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B5CEA8"/>
          <w:kern w:val="0"/>
          <w:sz w:val="21"/>
          <w:szCs w:val="21"/>
          <w14:ligatures w14:val="none"/>
        </w:rPr>
        <w:t>0</w:t>
      </w:r>
    </w:p>
    <w:p w14:paraId="0DD0A650"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proofErr w:type="gramStart"/>
      <w:r w:rsidRPr="00A873CE">
        <w:rPr>
          <w:rFonts w:ascii="Consolas" w:eastAsia="Times New Roman" w:hAnsi="Consolas" w:cs="Times New Roman"/>
          <w:color w:val="C586C0"/>
          <w:kern w:val="0"/>
          <w:sz w:val="21"/>
          <w:szCs w:val="21"/>
          <w14:ligatures w14:val="none"/>
        </w:rPr>
        <w:t>Do</w:t>
      </w:r>
      <w:r w:rsidRPr="00A873CE">
        <w:rPr>
          <w:rFonts w:ascii="Consolas" w:eastAsia="Times New Roman" w:hAnsi="Consolas" w:cs="Times New Roman"/>
          <w:color w:val="CCCCCC"/>
          <w:kern w:val="0"/>
          <w:sz w:val="21"/>
          <w:szCs w:val="21"/>
          <w14:ligatures w14:val="none"/>
        </w:rPr>
        <w:t xml:space="preserve"> {</w:t>
      </w:r>
      <w:proofErr w:type="gramEnd"/>
    </w:p>
    <w:p w14:paraId="1889068F"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$State</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Get-EC2Instance</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InstanceId</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InstanceId</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-Region</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$Region</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ErrorAction</w:t>
      </w:r>
      <w:proofErr w:type="spellEnd"/>
      <w:r w:rsidRPr="00A873CE">
        <w:rPr>
          <w:rFonts w:ascii="Consolas" w:eastAsia="Times New Roman" w:hAnsi="Consolas" w:cs="Times New Roman"/>
          <w:color w:val="CCCCCC"/>
          <w:kern w:val="0"/>
          <w:sz w:val="21"/>
          <w:szCs w:val="21"/>
          <w14:ligatures w14:val="none"/>
        </w:rPr>
        <w:t xml:space="preserve"> </w:t>
      </w:r>
      <w:proofErr w:type="spellStart"/>
      <w:r w:rsidRPr="00A873CE">
        <w:rPr>
          <w:rFonts w:ascii="Consolas" w:eastAsia="Times New Roman" w:hAnsi="Consolas" w:cs="Times New Roman"/>
          <w:color w:val="CCCCCC"/>
          <w:kern w:val="0"/>
          <w:sz w:val="21"/>
          <w:szCs w:val="21"/>
          <w14:ligatures w14:val="none"/>
        </w:rPr>
        <w:t>SilentlyContinue</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Select-Object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ExpandProperty</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'Instances'</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Select-Object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ExpandProperty</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'State'</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Select-Object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ExpandProperty</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'Name'</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Select-Object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ExpandProperty</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'Value'</w:t>
      </w:r>
    </w:p>
    <w:p w14:paraId="5BCD57F7"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586C0"/>
          <w:kern w:val="0"/>
          <w:sz w:val="21"/>
          <w:szCs w:val="21"/>
          <w14:ligatures w14:val="none"/>
        </w:rPr>
        <w:t>If</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$State</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-ne</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'Running</w:t>
      </w:r>
      <w:proofErr w:type="gramStart"/>
      <w:r w:rsidRPr="00A873CE">
        <w:rPr>
          <w:rFonts w:ascii="Consolas" w:eastAsia="Times New Roman" w:hAnsi="Consolas" w:cs="Times New Roman"/>
          <w:color w:val="CE9178"/>
          <w:kern w:val="0"/>
          <w:sz w:val="21"/>
          <w:szCs w:val="21"/>
          <w14:ligatures w14:val="none"/>
        </w:rPr>
        <w:t>'</w:t>
      </w:r>
      <w:r w:rsidRPr="00A873CE">
        <w:rPr>
          <w:rFonts w:ascii="Consolas" w:eastAsia="Times New Roman" w:hAnsi="Consolas" w:cs="Times New Roman"/>
          <w:color w:val="CCCCCC"/>
          <w:kern w:val="0"/>
          <w:sz w:val="21"/>
          <w:szCs w:val="21"/>
          <w14:ligatures w14:val="none"/>
        </w:rPr>
        <w:t>) {</w:t>
      </w:r>
      <w:proofErr w:type="gramEnd"/>
    </w:p>
    <w:p w14:paraId="6FB48B86"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StartInstanceCounter</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p>
    <w:p w14:paraId="7C5989FD"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Write-Output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 xml:space="preserve">"EC2 instance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InstanceId</w:t>
      </w:r>
      <w:proofErr w:type="spellEnd"/>
      <w:r w:rsidRPr="00A873CE">
        <w:rPr>
          <w:rFonts w:ascii="Consolas" w:eastAsia="Times New Roman" w:hAnsi="Consolas" w:cs="Times New Roman"/>
          <w:color w:val="CE9178"/>
          <w:kern w:val="0"/>
          <w:sz w:val="21"/>
          <w:szCs w:val="21"/>
          <w14:ligatures w14:val="none"/>
        </w:rPr>
        <w:t xml:space="preserve"> is still starting, sleeping 5 seconds and will check again."</w:t>
      </w:r>
    </w:p>
    <w:p w14:paraId="120FA7EC"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Start-Sleep</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-Seconds</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B5CEA8"/>
          <w:kern w:val="0"/>
          <w:sz w:val="21"/>
          <w:szCs w:val="21"/>
          <w14:ligatures w14:val="none"/>
        </w:rPr>
        <w:t>5</w:t>
      </w:r>
    </w:p>
    <w:p w14:paraId="7DA9C9B2"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w:t>
      </w:r>
    </w:p>
    <w:p w14:paraId="75AB9E02"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 </w:t>
      </w:r>
      <w:r w:rsidRPr="00A873CE">
        <w:rPr>
          <w:rFonts w:ascii="Consolas" w:eastAsia="Times New Roman" w:hAnsi="Consolas" w:cs="Times New Roman"/>
          <w:color w:val="C586C0"/>
          <w:kern w:val="0"/>
          <w:sz w:val="21"/>
          <w:szCs w:val="21"/>
          <w14:ligatures w14:val="none"/>
        </w:rPr>
        <w:t>Until</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$State</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-eq</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'Running'</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-or</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StartInstanceCounter</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proofErr w:type="spellStart"/>
      <w:r w:rsidRPr="00A873CE">
        <w:rPr>
          <w:rFonts w:ascii="Consolas" w:eastAsia="Times New Roman" w:hAnsi="Consolas" w:cs="Times New Roman"/>
          <w:color w:val="D4D4D4"/>
          <w:kern w:val="0"/>
          <w:sz w:val="21"/>
          <w:szCs w:val="21"/>
          <w14:ligatures w14:val="none"/>
        </w:rPr>
        <w:t>ge</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B5CEA8"/>
          <w:kern w:val="0"/>
          <w:sz w:val="21"/>
          <w:szCs w:val="21"/>
          <w14:ligatures w14:val="none"/>
        </w:rPr>
        <w:t>120</w:t>
      </w:r>
      <w:r w:rsidRPr="00A873CE">
        <w:rPr>
          <w:rFonts w:ascii="Consolas" w:eastAsia="Times New Roman" w:hAnsi="Consolas" w:cs="Times New Roman"/>
          <w:color w:val="CCCCCC"/>
          <w:kern w:val="0"/>
          <w:sz w:val="21"/>
          <w:szCs w:val="21"/>
          <w14:ligatures w14:val="none"/>
        </w:rPr>
        <w:t>)</w:t>
      </w:r>
    </w:p>
    <w:p w14:paraId="53D9A5BE"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p>
    <w:p w14:paraId="5FB83CF8"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586C0"/>
          <w:kern w:val="0"/>
          <w:sz w:val="21"/>
          <w:szCs w:val="21"/>
          <w14:ligatures w14:val="none"/>
        </w:rPr>
        <w:t>If</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StartInstanceCounter</w:t>
      </w:r>
      <w:proofErr w:type="spellEnd"/>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4D4D4"/>
          <w:kern w:val="0"/>
          <w:sz w:val="21"/>
          <w:szCs w:val="21"/>
          <w14:ligatures w14:val="none"/>
        </w:rPr>
        <w:t>-</w:t>
      </w:r>
      <w:proofErr w:type="spellStart"/>
      <w:r w:rsidRPr="00A873CE">
        <w:rPr>
          <w:rFonts w:ascii="Consolas" w:eastAsia="Times New Roman" w:hAnsi="Consolas" w:cs="Times New Roman"/>
          <w:color w:val="D4D4D4"/>
          <w:kern w:val="0"/>
          <w:sz w:val="21"/>
          <w:szCs w:val="21"/>
          <w14:ligatures w14:val="none"/>
        </w:rPr>
        <w:t>ge</w:t>
      </w:r>
      <w:proofErr w:type="spellEnd"/>
      <w:r w:rsidRPr="00A873CE">
        <w:rPr>
          <w:rFonts w:ascii="Consolas" w:eastAsia="Times New Roman" w:hAnsi="Consolas" w:cs="Times New Roman"/>
          <w:color w:val="CCCCCC"/>
          <w:kern w:val="0"/>
          <w:sz w:val="21"/>
          <w:szCs w:val="21"/>
          <w14:ligatures w14:val="none"/>
        </w:rPr>
        <w:t xml:space="preserve"> </w:t>
      </w:r>
      <w:proofErr w:type="gramStart"/>
      <w:r w:rsidRPr="00A873CE">
        <w:rPr>
          <w:rFonts w:ascii="Consolas" w:eastAsia="Times New Roman" w:hAnsi="Consolas" w:cs="Times New Roman"/>
          <w:color w:val="B5CEA8"/>
          <w:kern w:val="0"/>
          <w:sz w:val="21"/>
          <w:szCs w:val="21"/>
          <w14:ligatures w14:val="none"/>
        </w:rPr>
        <w:t>60</w:t>
      </w:r>
      <w:r w:rsidRPr="00A873CE">
        <w:rPr>
          <w:rFonts w:ascii="Consolas" w:eastAsia="Times New Roman" w:hAnsi="Consolas" w:cs="Times New Roman"/>
          <w:color w:val="CCCCCC"/>
          <w:kern w:val="0"/>
          <w:sz w:val="21"/>
          <w:szCs w:val="21"/>
          <w14:ligatures w14:val="none"/>
        </w:rPr>
        <w:t>) {</w:t>
      </w:r>
      <w:proofErr w:type="gramEnd"/>
    </w:p>
    <w:p w14:paraId="3A07D2DB"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586C0"/>
          <w:kern w:val="0"/>
          <w:sz w:val="21"/>
          <w:szCs w:val="21"/>
          <w14:ligatures w14:val="none"/>
        </w:rPr>
        <w:t>Return</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 xml:space="preserve">"Instance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InstanceId</w:t>
      </w:r>
      <w:proofErr w:type="spellEnd"/>
      <w:r w:rsidRPr="00A873CE">
        <w:rPr>
          <w:rFonts w:ascii="Consolas" w:eastAsia="Times New Roman" w:hAnsi="Consolas" w:cs="Times New Roman"/>
          <w:color w:val="CE9178"/>
          <w:kern w:val="0"/>
          <w:sz w:val="21"/>
          <w:szCs w:val="21"/>
          <w14:ligatures w14:val="none"/>
        </w:rPr>
        <w:t xml:space="preserve"> failed to start in a reasonable time."</w:t>
      </w:r>
    </w:p>
    <w:p w14:paraId="5930F073"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w:t>
      </w:r>
    </w:p>
    <w:p w14:paraId="45856443"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Write-Output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 xml:space="preserve">"EC2 instance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InstanceId</w:t>
      </w:r>
      <w:proofErr w:type="spellEnd"/>
      <w:r w:rsidRPr="00A873CE">
        <w:rPr>
          <w:rFonts w:ascii="Consolas" w:eastAsia="Times New Roman" w:hAnsi="Consolas" w:cs="Times New Roman"/>
          <w:color w:val="CE9178"/>
          <w:kern w:val="0"/>
          <w:sz w:val="21"/>
          <w:szCs w:val="21"/>
          <w14:ligatures w14:val="none"/>
        </w:rPr>
        <w:t xml:space="preserve"> bandwidth weighting configuration to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BandwidthWeighting</w:t>
      </w:r>
      <w:proofErr w:type="spellEnd"/>
      <w:r w:rsidRPr="00A873CE">
        <w:rPr>
          <w:rFonts w:ascii="Consolas" w:eastAsia="Times New Roman" w:hAnsi="Consolas" w:cs="Times New Roman"/>
          <w:color w:val="CE9178"/>
          <w:kern w:val="0"/>
          <w:sz w:val="21"/>
          <w:szCs w:val="21"/>
          <w14:ligatures w14:val="none"/>
        </w:rPr>
        <w:t xml:space="preserve"> and back online."</w:t>
      </w:r>
    </w:p>
    <w:p w14:paraId="29643B2D"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586C0"/>
          <w:kern w:val="0"/>
          <w:sz w:val="21"/>
          <w:szCs w:val="21"/>
          <w14:ligatures w14:val="none"/>
        </w:rPr>
        <w:t>Else</w:t>
      </w:r>
      <w:r w:rsidRPr="00A873CE">
        <w:rPr>
          <w:rFonts w:ascii="Consolas" w:eastAsia="Times New Roman" w:hAnsi="Consolas" w:cs="Times New Roman"/>
          <w:color w:val="CCCCCC"/>
          <w:kern w:val="0"/>
          <w:sz w:val="21"/>
          <w:szCs w:val="21"/>
          <w14:ligatures w14:val="none"/>
        </w:rPr>
        <w:t xml:space="preserve"> {</w:t>
      </w:r>
    </w:p>
    <w:p w14:paraId="053F0937"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DCDCAA"/>
          <w:kern w:val="0"/>
          <w:sz w:val="21"/>
          <w:szCs w:val="21"/>
          <w14:ligatures w14:val="none"/>
        </w:rPr>
        <w:t>Write-Output</w:t>
      </w:r>
      <w:r w:rsidRPr="00A873CE">
        <w:rPr>
          <w:rFonts w:ascii="Consolas" w:eastAsia="Times New Roman" w:hAnsi="Consolas" w:cs="Times New Roman"/>
          <w:color w:val="CCCCCC"/>
          <w:kern w:val="0"/>
          <w:sz w:val="21"/>
          <w:szCs w:val="21"/>
          <w14:ligatures w14:val="none"/>
        </w:rPr>
        <w:t xml:space="preserve"> </w:t>
      </w:r>
      <w:r w:rsidRPr="00A873CE">
        <w:rPr>
          <w:rFonts w:ascii="Consolas" w:eastAsia="Times New Roman" w:hAnsi="Consolas" w:cs="Times New Roman"/>
          <w:color w:val="CE9178"/>
          <w:kern w:val="0"/>
          <w:sz w:val="21"/>
          <w:szCs w:val="21"/>
          <w14:ligatures w14:val="none"/>
        </w:rPr>
        <w:t xml:space="preserve">"EC2 instance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InstanceId</w:t>
      </w:r>
      <w:proofErr w:type="spellEnd"/>
      <w:r w:rsidRPr="00A873CE">
        <w:rPr>
          <w:rFonts w:ascii="Consolas" w:eastAsia="Times New Roman" w:hAnsi="Consolas" w:cs="Times New Roman"/>
          <w:color w:val="CE9178"/>
          <w:kern w:val="0"/>
          <w:sz w:val="21"/>
          <w:szCs w:val="21"/>
          <w14:ligatures w14:val="none"/>
        </w:rPr>
        <w:t xml:space="preserve"> instance bandwidth weighting configuration already set to </w:t>
      </w:r>
      <w:r w:rsidRPr="00A873CE">
        <w:rPr>
          <w:rFonts w:ascii="Consolas" w:eastAsia="Times New Roman" w:hAnsi="Consolas" w:cs="Times New Roman"/>
          <w:color w:val="9CDCFE"/>
          <w:kern w:val="0"/>
          <w:sz w:val="21"/>
          <w:szCs w:val="21"/>
          <w14:ligatures w14:val="none"/>
        </w:rPr>
        <w:t>$</w:t>
      </w:r>
      <w:proofErr w:type="spellStart"/>
      <w:r w:rsidRPr="00A873CE">
        <w:rPr>
          <w:rFonts w:ascii="Consolas" w:eastAsia="Times New Roman" w:hAnsi="Consolas" w:cs="Times New Roman"/>
          <w:color w:val="9CDCFE"/>
          <w:kern w:val="0"/>
          <w:sz w:val="21"/>
          <w:szCs w:val="21"/>
          <w14:ligatures w14:val="none"/>
        </w:rPr>
        <w:t>BandwidthWeighting</w:t>
      </w:r>
      <w:proofErr w:type="spellEnd"/>
      <w:r w:rsidRPr="00A873CE">
        <w:rPr>
          <w:rFonts w:ascii="Consolas" w:eastAsia="Times New Roman" w:hAnsi="Consolas" w:cs="Times New Roman"/>
          <w:color w:val="CE9178"/>
          <w:kern w:val="0"/>
          <w:sz w:val="21"/>
          <w:szCs w:val="21"/>
          <w14:ligatures w14:val="none"/>
        </w:rPr>
        <w:t>."</w:t>
      </w:r>
    </w:p>
    <w:p w14:paraId="5E512A9E" w14:textId="77777777" w:rsidR="00A873CE" w:rsidRPr="00A873CE" w:rsidRDefault="00A873CE" w:rsidP="00A873CE">
      <w:pPr>
        <w:shd w:val="clear" w:color="auto" w:fill="1F1F1F"/>
        <w:spacing w:line="285" w:lineRule="atLeast"/>
        <w:rPr>
          <w:rFonts w:ascii="Consolas" w:eastAsia="Times New Roman" w:hAnsi="Consolas" w:cs="Times New Roman"/>
          <w:color w:val="CCCCCC"/>
          <w:kern w:val="0"/>
          <w:sz w:val="21"/>
          <w:szCs w:val="21"/>
          <w14:ligatures w14:val="none"/>
        </w:rPr>
      </w:pPr>
      <w:r w:rsidRPr="00A873CE">
        <w:rPr>
          <w:rFonts w:ascii="Consolas" w:eastAsia="Times New Roman" w:hAnsi="Consolas" w:cs="Times New Roman"/>
          <w:color w:val="CCCCCC"/>
          <w:kern w:val="0"/>
          <w:sz w:val="21"/>
          <w:szCs w:val="21"/>
          <w14:ligatures w14:val="none"/>
        </w:rPr>
        <w:t>}</w:t>
      </w:r>
    </w:p>
    <w:p w14:paraId="410D9EF8" w14:textId="48E76E14" w:rsidR="00E50267" w:rsidRDefault="00E50267" w:rsidP="00E50267">
      <w:pPr>
        <w:pStyle w:val="Heading2"/>
      </w:pPr>
      <w:r>
        <w:t xml:space="preserve">Activity 5 – </w:t>
      </w:r>
      <w:r w:rsidR="00DE0FEA">
        <w:t>Converting</w:t>
      </w:r>
      <w:r w:rsidR="00F92181">
        <w:t xml:space="preserve"> and optimizing to AMD with Amazon RDS</w:t>
      </w:r>
    </w:p>
    <w:p w14:paraId="0273AF37" w14:textId="68CB1AA8" w:rsidR="00445EB9" w:rsidRDefault="00445EB9" w:rsidP="00445EB9">
      <w:r>
        <w:t>In this activity, you will convert</w:t>
      </w:r>
      <w:r w:rsidR="00C3748E">
        <w:t xml:space="preserve"> and optimize</w:t>
      </w:r>
      <w:r>
        <w:t xml:space="preserve"> an Intel-powered </w:t>
      </w:r>
      <w:proofErr w:type="gramStart"/>
      <w:r>
        <w:t>db.r</w:t>
      </w:r>
      <w:proofErr w:type="gramEnd"/>
      <w:r>
        <w:t>5.4xlarge instance to the AMD-powered r8a.4xlarge</w:t>
      </w:r>
      <w:r w:rsidR="00C3748E">
        <w:t xml:space="preserve"> with </w:t>
      </w:r>
      <w:r w:rsidR="008C7E63">
        <w:t>4 vCPUs disabled</w:t>
      </w:r>
      <w:r>
        <w:t xml:space="preserve">. In this activity, you have two paths to completion: the console or AWS PowerShell (API). The recommended approach to </w:t>
      </w:r>
      <w:r>
        <w:lastRenderedPageBreak/>
        <w:t xml:space="preserve">converting instances in production is to use scripts of </w:t>
      </w:r>
      <w:proofErr w:type="spellStart"/>
      <w:r>
        <w:t>IaC</w:t>
      </w:r>
      <w:proofErr w:type="spellEnd"/>
      <w:r>
        <w:t xml:space="preserve"> using AWS APIs. This prevents accidental human errors and programmatically sets everything as it should be. </w:t>
      </w:r>
    </w:p>
    <w:p w14:paraId="48F11DB8" w14:textId="0D0FD629" w:rsidR="00CA1B04" w:rsidRDefault="00CA1B04" w:rsidP="00CA1B04">
      <w:pPr>
        <w:pStyle w:val="Heading3"/>
      </w:pPr>
      <w:r>
        <w:t>Activity 5-1 Change your instance type</w:t>
      </w:r>
    </w:p>
    <w:p w14:paraId="488D196C" w14:textId="44C1E1D0" w:rsidR="00CD63FA" w:rsidRDefault="00CD63FA" w:rsidP="00CD63FA">
      <w:pPr>
        <w:pStyle w:val="ListParagraph"/>
        <w:numPr>
          <w:ilvl w:val="0"/>
          <w:numId w:val="19"/>
        </w:numPr>
      </w:pPr>
      <w:r>
        <w:t xml:space="preserve">In the </w:t>
      </w:r>
      <w:hyperlink r:id="rId37" w:history="1">
        <w:r>
          <w:rPr>
            <w:rStyle w:val="Hyperlink"/>
          </w:rPr>
          <w:t>RDS Console</w:t>
        </w:r>
      </w:hyperlink>
      <w:r>
        <w:t xml:space="preserve">, select </w:t>
      </w:r>
      <w:r w:rsidR="000306D1">
        <w:rPr>
          <w:b/>
          <w:bCs/>
        </w:rPr>
        <w:t>Databases</w:t>
      </w:r>
      <w:r>
        <w:t xml:space="preserve"> in the left-hand navigation pane</w:t>
      </w:r>
    </w:p>
    <w:p w14:paraId="68153107" w14:textId="1C77A8D6" w:rsidR="00CD63FA" w:rsidRPr="00467F93" w:rsidRDefault="009B34DB" w:rsidP="00CD63FA">
      <w:pPr>
        <w:pStyle w:val="ListParagraph"/>
        <w:numPr>
          <w:ilvl w:val="0"/>
          <w:numId w:val="19"/>
        </w:numPr>
      </w:pPr>
      <w:r>
        <w:t>Select</w:t>
      </w:r>
      <w:r w:rsidR="00CD63FA">
        <w:t xml:space="preserve"> the </w:t>
      </w:r>
      <w:r w:rsidR="000306D1">
        <w:t>RDS</w:t>
      </w:r>
      <w:r w:rsidR="00CD63FA">
        <w:t xml:space="preserve"> </w:t>
      </w:r>
      <w:r w:rsidR="00F701EC">
        <w:t>database</w:t>
      </w:r>
      <w:r w:rsidR="00CD63FA">
        <w:t xml:space="preserve"> </w:t>
      </w:r>
      <w:r w:rsidR="00F701EC">
        <w:t>identifier</w:t>
      </w:r>
      <w:r w:rsidR="00CD63FA">
        <w:t xml:space="preserve"> </w:t>
      </w:r>
      <w:r w:rsidR="006B090F">
        <w:rPr>
          <w:b/>
          <w:bCs/>
        </w:rPr>
        <w:t>amd</w:t>
      </w:r>
      <w:r w:rsidR="00CD63FA">
        <w:rPr>
          <w:b/>
          <w:bCs/>
        </w:rPr>
        <w:t>-</w:t>
      </w:r>
      <w:r w:rsidR="006B090F">
        <w:rPr>
          <w:b/>
          <w:bCs/>
        </w:rPr>
        <w:t>id</w:t>
      </w:r>
      <w:r w:rsidR="00CD63FA">
        <w:rPr>
          <w:b/>
          <w:bCs/>
        </w:rPr>
        <w:t>-01</w:t>
      </w:r>
      <w:r w:rsidR="00CD63FA">
        <w:t xml:space="preserve"> and select </w:t>
      </w:r>
      <w:r w:rsidR="00380713">
        <w:rPr>
          <w:b/>
          <w:bCs/>
        </w:rPr>
        <w:t>Modify</w:t>
      </w:r>
    </w:p>
    <w:p w14:paraId="2997FBAA" w14:textId="581E4282" w:rsidR="00467F93" w:rsidRPr="00380713" w:rsidRDefault="00467F93" w:rsidP="0064763A">
      <w:pPr>
        <w:jc w:val="center"/>
      </w:pPr>
      <w:r>
        <w:rPr>
          <w:noProof/>
        </w:rPr>
        <w:drawing>
          <wp:inline distT="0" distB="0" distL="0" distR="0" wp14:anchorId="2F962C5B" wp14:editId="248714B7">
            <wp:extent cx="6336792" cy="1728216"/>
            <wp:effectExtent l="0" t="0" r="6985" b="5715"/>
            <wp:docPr id="980759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336792" cy="1728216"/>
                    </a:xfrm>
                    <a:prstGeom prst="rect">
                      <a:avLst/>
                    </a:prstGeom>
                    <a:noFill/>
                    <a:ln>
                      <a:noFill/>
                    </a:ln>
                  </pic:spPr>
                </pic:pic>
              </a:graphicData>
            </a:graphic>
          </wp:inline>
        </w:drawing>
      </w:r>
    </w:p>
    <w:p w14:paraId="2BA18C97" w14:textId="04AD4E38" w:rsidR="00380713" w:rsidRDefault="003709ED" w:rsidP="00CD63FA">
      <w:pPr>
        <w:pStyle w:val="ListParagraph"/>
        <w:numPr>
          <w:ilvl w:val="0"/>
          <w:numId w:val="19"/>
        </w:numPr>
      </w:pPr>
      <w:r>
        <w:t xml:space="preserve">On the </w:t>
      </w:r>
      <w:r w:rsidRPr="003709ED">
        <w:rPr>
          <w:b/>
          <w:bCs/>
        </w:rPr>
        <w:t xml:space="preserve">Modify DB instance: </w:t>
      </w:r>
      <w:r w:rsidR="006B090F">
        <w:rPr>
          <w:b/>
          <w:bCs/>
        </w:rPr>
        <w:t>amd-id-01</w:t>
      </w:r>
      <w:r w:rsidR="006B090F">
        <w:t xml:space="preserve"> </w:t>
      </w:r>
      <w:r>
        <w:t xml:space="preserve">page </w:t>
      </w:r>
      <w:r w:rsidR="00240744">
        <w:t xml:space="preserve">scroll down to the </w:t>
      </w:r>
      <w:r w:rsidR="00240744" w:rsidRPr="00240744">
        <w:rPr>
          <w:b/>
          <w:bCs/>
        </w:rPr>
        <w:t>Instance configuration</w:t>
      </w:r>
      <w:r w:rsidR="00240744">
        <w:t xml:space="preserve"> section and set the </w:t>
      </w:r>
      <w:r w:rsidR="00321176">
        <w:t>following,</w:t>
      </w:r>
      <w:r w:rsidR="002C2B35">
        <w:t xml:space="preserve"> and select </w:t>
      </w:r>
      <w:r w:rsidR="002C2B35">
        <w:rPr>
          <w:b/>
          <w:bCs/>
        </w:rPr>
        <w:t>Continue</w:t>
      </w:r>
    </w:p>
    <w:p w14:paraId="0D30B6FD" w14:textId="79F1A640" w:rsidR="00240744" w:rsidRPr="0005611D" w:rsidRDefault="0005611D" w:rsidP="00240744">
      <w:pPr>
        <w:pStyle w:val="ListParagraph"/>
        <w:numPr>
          <w:ilvl w:val="1"/>
          <w:numId w:val="19"/>
        </w:numPr>
      </w:pPr>
      <w:r w:rsidRPr="0005611D">
        <w:t>DB instance class</w:t>
      </w:r>
      <w:r>
        <w:t xml:space="preserve">: </w:t>
      </w:r>
      <w:r w:rsidRPr="0005611D">
        <w:rPr>
          <w:b/>
          <w:bCs/>
        </w:rPr>
        <w:t>Memory optimized classes (includes r and x classes)</w:t>
      </w:r>
    </w:p>
    <w:p w14:paraId="4C70EB9D" w14:textId="3344B3C2" w:rsidR="0005611D" w:rsidRPr="00384EF7" w:rsidRDefault="00384EF7" w:rsidP="00240744">
      <w:pPr>
        <w:pStyle w:val="ListParagraph"/>
        <w:numPr>
          <w:ilvl w:val="1"/>
          <w:numId w:val="19"/>
        </w:numPr>
      </w:pPr>
      <w:r w:rsidRPr="00384EF7">
        <w:t>Instance type</w:t>
      </w:r>
      <w:r>
        <w:t xml:space="preserve">: </w:t>
      </w:r>
      <w:r w:rsidRPr="00384EF7">
        <w:rPr>
          <w:b/>
          <w:bCs/>
        </w:rPr>
        <w:t>db.r8a.4xlarge</w:t>
      </w:r>
    </w:p>
    <w:p w14:paraId="680968B3" w14:textId="4AB050BE" w:rsidR="007A1173" w:rsidRDefault="0051436A" w:rsidP="0064763A">
      <w:r>
        <w:rPr>
          <w:noProof/>
        </w:rPr>
        <w:drawing>
          <wp:inline distT="0" distB="0" distL="0" distR="0" wp14:anchorId="295B918D" wp14:editId="1EA3303C">
            <wp:extent cx="6291072" cy="3410712"/>
            <wp:effectExtent l="0" t="0" r="0" b="0"/>
            <wp:docPr id="1059856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91072" cy="3410712"/>
                    </a:xfrm>
                    <a:prstGeom prst="rect">
                      <a:avLst/>
                    </a:prstGeom>
                    <a:noFill/>
                    <a:ln>
                      <a:noFill/>
                    </a:ln>
                  </pic:spPr>
                </pic:pic>
              </a:graphicData>
            </a:graphic>
          </wp:inline>
        </w:drawing>
      </w:r>
    </w:p>
    <w:p w14:paraId="6DFF546F" w14:textId="55B8D84B" w:rsidR="00E74B8A" w:rsidRDefault="00E74B8A" w:rsidP="0064763A">
      <w:pPr>
        <w:jc w:val="center"/>
      </w:pPr>
      <w:r>
        <w:rPr>
          <w:noProof/>
        </w:rPr>
        <w:lastRenderedPageBreak/>
        <w:drawing>
          <wp:inline distT="0" distB="0" distL="0" distR="0" wp14:anchorId="5EDB3777" wp14:editId="469D1EB1">
            <wp:extent cx="6272784" cy="3410712"/>
            <wp:effectExtent l="0" t="0" r="0" b="0"/>
            <wp:docPr id="8288893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272784" cy="3410712"/>
                    </a:xfrm>
                    <a:prstGeom prst="rect">
                      <a:avLst/>
                    </a:prstGeom>
                    <a:noFill/>
                    <a:ln>
                      <a:noFill/>
                    </a:ln>
                  </pic:spPr>
                </pic:pic>
              </a:graphicData>
            </a:graphic>
          </wp:inline>
        </w:drawing>
      </w:r>
    </w:p>
    <w:p w14:paraId="6157D63B" w14:textId="32AD3AEE" w:rsidR="00384EF7" w:rsidRDefault="00384EF7" w:rsidP="00F111B8">
      <w:pPr>
        <w:ind w:left="360"/>
      </w:pPr>
      <w:r>
        <w:t xml:space="preserve">The keen eye may have noticed the </w:t>
      </w:r>
      <w:r w:rsidR="00933BEB" w:rsidRPr="00933BEB">
        <w:rPr>
          <w:b/>
          <w:bCs/>
        </w:rPr>
        <w:t>Optimize CPU</w:t>
      </w:r>
      <w:r w:rsidR="00933BEB">
        <w:rPr>
          <w:b/>
          <w:bCs/>
        </w:rPr>
        <w:t xml:space="preserve"> </w:t>
      </w:r>
      <w:r>
        <w:t xml:space="preserve">setting on the </w:t>
      </w:r>
      <w:r w:rsidR="00933BEB" w:rsidRPr="003709ED">
        <w:rPr>
          <w:b/>
          <w:bCs/>
        </w:rPr>
        <w:t xml:space="preserve">Modify DB instance: </w:t>
      </w:r>
      <w:r w:rsidR="000011EE">
        <w:rPr>
          <w:b/>
          <w:bCs/>
        </w:rPr>
        <w:t>amd-id-01</w:t>
      </w:r>
      <w:r w:rsidR="000011EE">
        <w:t xml:space="preserve"> </w:t>
      </w:r>
      <w:r>
        <w:t xml:space="preserve">page. It is possible to optimize and convert at the same time. It is the recommended approach for migrating to AMD-powered instances. For the sake of learning, we are splitting the activities. </w:t>
      </w:r>
    </w:p>
    <w:p w14:paraId="389B914A" w14:textId="3AB0F23E" w:rsidR="00384EF7" w:rsidRDefault="00384EF7" w:rsidP="00384EF7"/>
    <w:p w14:paraId="2DA4988B" w14:textId="6F2B1CB2" w:rsidR="00240744" w:rsidRPr="008D19B9" w:rsidRDefault="009A6D8A" w:rsidP="00CD63FA">
      <w:pPr>
        <w:pStyle w:val="ListParagraph"/>
        <w:numPr>
          <w:ilvl w:val="0"/>
          <w:numId w:val="19"/>
        </w:numPr>
      </w:pPr>
      <w:r>
        <w:t xml:space="preserve">On the </w:t>
      </w:r>
      <w:r w:rsidRPr="009A6D8A">
        <w:t>Summary of modifications</w:t>
      </w:r>
      <w:r>
        <w:t xml:space="preserve"> </w:t>
      </w:r>
      <w:r w:rsidR="001E4CE0">
        <w:t>page,</w:t>
      </w:r>
      <w:r>
        <w:t xml:space="preserve"> select </w:t>
      </w:r>
      <w:r w:rsidR="0084396C" w:rsidRPr="0084396C">
        <w:rPr>
          <w:b/>
          <w:bCs/>
        </w:rPr>
        <w:t>Apply immediately</w:t>
      </w:r>
      <w:r w:rsidR="0084396C">
        <w:t xml:space="preserve">, and select </w:t>
      </w:r>
      <w:r w:rsidR="0084396C">
        <w:rPr>
          <w:b/>
          <w:bCs/>
        </w:rPr>
        <w:t>Modify DB instance</w:t>
      </w:r>
    </w:p>
    <w:p w14:paraId="1E5C2397" w14:textId="60BE3A00" w:rsidR="008D19B9" w:rsidRPr="006F2B8B" w:rsidRDefault="008D19B9" w:rsidP="0064763A">
      <w:pPr>
        <w:jc w:val="center"/>
      </w:pPr>
      <w:r>
        <w:rPr>
          <w:noProof/>
        </w:rPr>
        <w:drawing>
          <wp:inline distT="0" distB="0" distL="0" distR="0" wp14:anchorId="2D5272C3" wp14:editId="14AF4F6F">
            <wp:extent cx="6336792" cy="3502152"/>
            <wp:effectExtent l="0" t="0" r="6985" b="3175"/>
            <wp:docPr id="6066681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336792" cy="3502152"/>
                    </a:xfrm>
                    <a:prstGeom prst="rect">
                      <a:avLst/>
                    </a:prstGeom>
                    <a:noFill/>
                    <a:ln>
                      <a:noFill/>
                    </a:ln>
                  </pic:spPr>
                </pic:pic>
              </a:graphicData>
            </a:graphic>
          </wp:inline>
        </w:drawing>
      </w:r>
    </w:p>
    <w:p w14:paraId="44EBCBAF" w14:textId="08A8A6F7" w:rsidR="00064121" w:rsidRDefault="00064121" w:rsidP="00F111B8">
      <w:pPr>
        <w:ind w:left="360"/>
      </w:pPr>
      <w:r>
        <w:lastRenderedPageBreak/>
        <w:t xml:space="preserve">Note: It will take about 10 </w:t>
      </w:r>
      <w:r w:rsidR="007A1173">
        <w:t>minutes</w:t>
      </w:r>
      <w:r>
        <w:t xml:space="preserve"> for the instance modification to complete.</w:t>
      </w:r>
      <w:r w:rsidR="007A1173">
        <w:t xml:space="preserve"> You will not be able to </w:t>
      </w:r>
      <w:r w:rsidR="00454203">
        <w:t>make</w:t>
      </w:r>
      <w:r w:rsidR="007A1173">
        <w:t xml:space="preserve"> any modifications to the DB while it is </w:t>
      </w:r>
      <w:r w:rsidR="00454203">
        <w:t>updating.</w:t>
      </w:r>
    </w:p>
    <w:p w14:paraId="6BFC9FDC" w14:textId="65FA99D2" w:rsidR="00064121" w:rsidRDefault="0064763A" w:rsidP="0064763A">
      <w:pPr>
        <w:jc w:val="center"/>
      </w:pPr>
      <w:r>
        <w:rPr>
          <w:noProof/>
        </w:rPr>
        <w:drawing>
          <wp:inline distT="0" distB="0" distL="0" distR="0" wp14:anchorId="72FF86ED" wp14:editId="42D5AE1E">
            <wp:extent cx="5952744" cy="2404872"/>
            <wp:effectExtent l="0" t="0" r="0" b="0"/>
            <wp:docPr id="7427025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52744" cy="2404872"/>
                    </a:xfrm>
                    <a:prstGeom prst="rect">
                      <a:avLst/>
                    </a:prstGeom>
                    <a:noFill/>
                    <a:ln>
                      <a:noFill/>
                    </a:ln>
                  </pic:spPr>
                </pic:pic>
              </a:graphicData>
            </a:graphic>
          </wp:inline>
        </w:drawing>
      </w:r>
    </w:p>
    <w:p w14:paraId="69AAFC7B" w14:textId="440D3C03" w:rsidR="0084396C" w:rsidRPr="0055390A" w:rsidRDefault="006F2B8B" w:rsidP="00454203">
      <w:pPr>
        <w:ind w:left="360"/>
      </w:pPr>
      <w:r>
        <w:t>In production</w:t>
      </w:r>
      <w:r w:rsidR="00454203">
        <w:t>, do</w:t>
      </w:r>
      <w:r>
        <w:t xml:space="preserve"> modifications like these during scheduled maintenance windows. </w:t>
      </w:r>
      <w:r w:rsidR="00D06EA8">
        <w:t xml:space="preserve">There will be a brief outage while AWS </w:t>
      </w:r>
      <w:r w:rsidR="00454203">
        <w:t>changes</w:t>
      </w:r>
      <w:r w:rsidR="00D06EA8">
        <w:t xml:space="preserve"> the underlying EC2 instances.</w:t>
      </w:r>
    </w:p>
    <w:p w14:paraId="2F994D31" w14:textId="45C885F7" w:rsidR="001E4CE0" w:rsidRDefault="001E4CE0" w:rsidP="001E4CE0">
      <w:pPr>
        <w:pStyle w:val="Heading3"/>
      </w:pPr>
      <w:r>
        <w:t>Activity 5-1 Converting</w:t>
      </w:r>
      <w:r w:rsidR="00A62168">
        <w:t xml:space="preserve"> </w:t>
      </w:r>
      <w:r>
        <w:t xml:space="preserve">RDS </w:t>
      </w:r>
      <w:r w:rsidR="00A62168">
        <w:t xml:space="preserve">DB </w:t>
      </w:r>
      <w:r>
        <w:t>from Intel to AMD, the AWS PowerShell way</w:t>
      </w:r>
    </w:p>
    <w:p w14:paraId="27331776" w14:textId="388588BD" w:rsidR="001E4CE0" w:rsidRDefault="001E4CE0" w:rsidP="001E4CE0">
      <w:r>
        <w:t xml:space="preserve">Below are the PowerShell commands to convert </w:t>
      </w:r>
      <w:r w:rsidR="000011EE">
        <w:rPr>
          <w:b/>
          <w:bCs/>
        </w:rPr>
        <w:t>amd-id-01</w:t>
      </w:r>
      <w:r w:rsidR="000011EE">
        <w:t xml:space="preserve"> </w:t>
      </w:r>
      <w:r>
        <w:t>from an r5.4xlarge to a r8a.4xlarge.</w:t>
      </w:r>
    </w:p>
    <w:p w14:paraId="6E17C85B" w14:textId="77777777" w:rsidR="001E4CE0" w:rsidRPr="00F01875" w:rsidRDefault="001E4CE0" w:rsidP="001E4CE0">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6A9955"/>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Variables</w:t>
      </w:r>
      <w:r w:rsidRPr="00F01875">
        <w:rPr>
          <w:rFonts w:ascii="Consolas" w:eastAsia="Times New Roman" w:hAnsi="Consolas" w:cs="Times New Roman"/>
          <w:color w:val="6A9955"/>
          <w:kern w:val="0"/>
          <w:sz w:val="21"/>
          <w:szCs w:val="21"/>
          <w14:ligatures w14:val="none"/>
        </w:rPr>
        <w:t xml:space="preserve"> ####</w:t>
      </w:r>
    </w:p>
    <w:p w14:paraId="216E37A2" w14:textId="77777777" w:rsidR="001E4CE0" w:rsidRPr="00F01875" w:rsidRDefault="001E4CE0" w:rsidP="001E4CE0">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9CDCFE"/>
          <w:kern w:val="0"/>
          <w:sz w:val="21"/>
          <w:szCs w:val="21"/>
          <w14:ligatures w14:val="none"/>
        </w:rPr>
        <w:t>$Region</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'us-west-2'</w:t>
      </w:r>
    </w:p>
    <w:p w14:paraId="1C58FCF9" w14:textId="6BE568C4" w:rsidR="001E4CE0" w:rsidRDefault="001E4CE0" w:rsidP="001E4CE0">
      <w:pPr>
        <w:shd w:val="clear" w:color="auto" w:fill="1F1F1F"/>
        <w:spacing w:line="285" w:lineRule="atLeast"/>
        <w:rPr>
          <w:rFonts w:ascii="Consolas" w:eastAsia="Times New Roman" w:hAnsi="Consolas" w:cs="Times New Roman"/>
          <w:color w:val="CE9178"/>
          <w:kern w:val="0"/>
          <w:sz w:val="21"/>
          <w:szCs w:val="21"/>
          <w14:ligatures w14:val="none"/>
        </w:rPr>
      </w:pPr>
      <w:r w:rsidRPr="00F01875">
        <w:rPr>
          <w:rFonts w:ascii="Consolas" w:eastAsia="Times New Roman" w:hAnsi="Consolas" w:cs="Times New Roman"/>
          <w:color w:val="9CDCFE"/>
          <w:kern w:val="0"/>
          <w:sz w:val="21"/>
          <w:szCs w:val="21"/>
          <w14:ligatures w14:val="none"/>
        </w:rPr>
        <w:t>$</w:t>
      </w:r>
      <w:proofErr w:type="spellStart"/>
      <w:r w:rsidR="00960C6F" w:rsidRPr="00960C6F">
        <w:rPr>
          <w:rFonts w:ascii="Consolas" w:eastAsia="Times New Roman" w:hAnsi="Consolas" w:cs="Times New Roman"/>
          <w:color w:val="9CDCFE"/>
          <w:kern w:val="0"/>
          <w:sz w:val="21"/>
          <w:szCs w:val="21"/>
          <w14:ligatures w14:val="none"/>
        </w:rPr>
        <w:t>DesiredInstanceType</w:t>
      </w:r>
      <w:proofErr w:type="spellEnd"/>
      <w:r w:rsidR="00960C6F">
        <w:rPr>
          <w:rFonts w:ascii="Consolas" w:eastAsia="Times New Roman" w:hAnsi="Consolas" w:cs="Times New Roman"/>
          <w:color w:val="9CDCFE"/>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'r8a.4xlarge'</w:t>
      </w:r>
    </w:p>
    <w:p w14:paraId="03457FDC" w14:textId="52F25DBA" w:rsidR="00632E57" w:rsidRPr="00F01875" w:rsidRDefault="00632E57" w:rsidP="00632E57">
      <w:pPr>
        <w:shd w:val="clear" w:color="auto" w:fill="1F1F1F"/>
        <w:spacing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9CDCFE"/>
          <w:kern w:val="0"/>
          <w:sz w:val="21"/>
          <w:szCs w:val="21"/>
          <w14:ligatures w14:val="none"/>
        </w:rPr>
        <w:t>$</w:t>
      </w:r>
      <w:proofErr w:type="spellStart"/>
      <w:r w:rsidRPr="006C576C">
        <w:rPr>
          <w:rFonts w:ascii="Consolas" w:eastAsia="Times New Roman" w:hAnsi="Consolas" w:cs="Times New Roman"/>
          <w:color w:val="9CDCFE"/>
          <w:kern w:val="0"/>
          <w:sz w:val="21"/>
          <w:szCs w:val="21"/>
          <w14:ligatures w14:val="none"/>
        </w:rPr>
        <w:t>DBInstanceIdentifier</w:t>
      </w:r>
      <w:proofErr w:type="spellEnd"/>
      <w:r>
        <w:rPr>
          <w:rFonts w:ascii="Consolas" w:eastAsia="Times New Roman" w:hAnsi="Consolas" w:cs="Times New Roman"/>
          <w:color w:val="9CDCFE"/>
          <w:kern w:val="0"/>
          <w:sz w:val="21"/>
          <w:szCs w:val="21"/>
          <w14:ligatures w14:val="none"/>
        </w:rPr>
        <w:t xml:space="preserve"> = </w:t>
      </w:r>
      <w:r w:rsidRPr="00F01875">
        <w:rPr>
          <w:rFonts w:ascii="Consolas" w:eastAsia="Times New Roman" w:hAnsi="Consolas" w:cs="Times New Roman"/>
          <w:color w:val="CE9178"/>
          <w:kern w:val="0"/>
          <w:sz w:val="21"/>
          <w:szCs w:val="21"/>
          <w14:ligatures w14:val="none"/>
        </w:rPr>
        <w:t>'</w:t>
      </w:r>
      <w:r w:rsidR="000011EE" w:rsidRPr="000011EE">
        <w:rPr>
          <w:rFonts w:ascii="Consolas" w:eastAsia="Times New Roman" w:hAnsi="Consolas" w:cs="Times New Roman"/>
          <w:color w:val="CE9178"/>
          <w:kern w:val="0"/>
          <w:sz w:val="21"/>
          <w:szCs w:val="21"/>
          <w14:ligatures w14:val="none"/>
        </w:rPr>
        <w:t>amd-id-01</w:t>
      </w:r>
      <w:r w:rsidRPr="00F01875">
        <w:rPr>
          <w:rFonts w:ascii="Consolas" w:eastAsia="Times New Roman" w:hAnsi="Consolas" w:cs="Times New Roman"/>
          <w:color w:val="CE9178"/>
          <w:kern w:val="0"/>
          <w:sz w:val="21"/>
          <w:szCs w:val="21"/>
          <w14:ligatures w14:val="none"/>
        </w:rPr>
        <w:t>'</w:t>
      </w:r>
    </w:p>
    <w:p w14:paraId="1CED9C00" w14:textId="77777777" w:rsidR="001E4CE0" w:rsidRPr="00F01875" w:rsidRDefault="001E4CE0" w:rsidP="001E4CE0">
      <w:pPr>
        <w:shd w:val="clear" w:color="auto" w:fill="1F1F1F"/>
        <w:spacing w:line="285" w:lineRule="atLeast"/>
        <w:rPr>
          <w:rFonts w:ascii="Consolas" w:eastAsia="Times New Roman" w:hAnsi="Consolas" w:cs="Times New Roman"/>
          <w:color w:val="CCCCCC"/>
          <w:kern w:val="0"/>
          <w:sz w:val="21"/>
          <w:szCs w:val="21"/>
          <w14:ligatures w14:val="none"/>
        </w:rPr>
      </w:pPr>
    </w:p>
    <w:p w14:paraId="628660AC" w14:textId="77777777" w:rsidR="001E4CE0" w:rsidRPr="00F01875" w:rsidRDefault="001E4CE0" w:rsidP="001E4CE0">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6A9955"/>
          <w:kern w:val="0"/>
          <w:sz w:val="21"/>
          <w:szCs w:val="21"/>
          <w14:ligatures w14:val="none"/>
        </w:rPr>
        <w:t>#### Main ####</w:t>
      </w:r>
    </w:p>
    <w:p w14:paraId="24A0DCCC" w14:textId="77777777" w:rsidR="001706B9" w:rsidRPr="001706B9" w:rsidRDefault="001706B9" w:rsidP="001706B9">
      <w:pPr>
        <w:shd w:val="clear" w:color="auto" w:fill="121314"/>
        <w:spacing w:line="285" w:lineRule="atLeast"/>
        <w:rPr>
          <w:rFonts w:ascii="Consolas" w:eastAsia="Times New Roman" w:hAnsi="Consolas" w:cs="Times New Roman"/>
          <w:color w:val="BBBEBF"/>
          <w:kern w:val="0"/>
          <w:sz w:val="21"/>
          <w:szCs w:val="21"/>
          <w14:ligatures w14:val="none"/>
        </w:rPr>
      </w:pPr>
      <w:r w:rsidRPr="001706B9">
        <w:rPr>
          <w:rFonts w:ascii="Consolas" w:eastAsia="Times New Roman" w:hAnsi="Consolas" w:cs="Times New Roman"/>
          <w:color w:val="C9D1D9"/>
          <w:kern w:val="0"/>
          <w:sz w:val="21"/>
          <w:szCs w:val="21"/>
          <w14:ligatures w14:val="none"/>
        </w:rPr>
        <w:t>$</w:t>
      </w:r>
      <w:proofErr w:type="spellStart"/>
      <w:r w:rsidRPr="001706B9">
        <w:rPr>
          <w:rFonts w:ascii="Consolas" w:eastAsia="Times New Roman" w:hAnsi="Consolas" w:cs="Times New Roman"/>
          <w:color w:val="C9D1D9"/>
          <w:kern w:val="0"/>
          <w:sz w:val="21"/>
          <w:szCs w:val="21"/>
          <w14:ligatures w14:val="none"/>
        </w:rPr>
        <w:t>CurrentInstanceType</w:t>
      </w:r>
      <w:proofErr w:type="spellEnd"/>
      <w:r w:rsidRPr="001706B9">
        <w:rPr>
          <w:rFonts w:ascii="Consolas" w:eastAsia="Times New Roman" w:hAnsi="Consolas" w:cs="Times New Roman"/>
          <w:color w:val="BBBEBF"/>
          <w:kern w:val="0"/>
          <w:sz w:val="21"/>
          <w:szCs w:val="21"/>
          <w14:ligatures w14:val="none"/>
        </w:rPr>
        <w:t xml:space="preserve"> </w:t>
      </w:r>
      <w:r w:rsidRPr="001706B9">
        <w:rPr>
          <w:rFonts w:ascii="Consolas" w:eastAsia="Times New Roman" w:hAnsi="Consolas" w:cs="Times New Roman"/>
          <w:color w:val="D4D4D4"/>
          <w:kern w:val="0"/>
          <w:sz w:val="21"/>
          <w:szCs w:val="21"/>
          <w14:ligatures w14:val="none"/>
        </w:rPr>
        <w:t>=</w:t>
      </w:r>
      <w:r w:rsidRPr="001706B9">
        <w:rPr>
          <w:rFonts w:ascii="Consolas" w:eastAsia="Times New Roman" w:hAnsi="Consolas" w:cs="Times New Roman"/>
          <w:color w:val="BBBEBF"/>
          <w:kern w:val="0"/>
          <w:sz w:val="21"/>
          <w:szCs w:val="21"/>
          <w14:ligatures w14:val="none"/>
        </w:rPr>
        <w:t xml:space="preserve"> </w:t>
      </w:r>
      <w:r w:rsidRPr="001706B9">
        <w:rPr>
          <w:rFonts w:ascii="Consolas" w:eastAsia="Times New Roman" w:hAnsi="Consolas" w:cs="Times New Roman"/>
          <w:color w:val="DCDCAA"/>
          <w:kern w:val="0"/>
          <w:sz w:val="21"/>
          <w:szCs w:val="21"/>
          <w14:ligatures w14:val="none"/>
        </w:rPr>
        <w:t>Get-</w:t>
      </w:r>
      <w:proofErr w:type="spellStart"/>
      <w:r w:rsidRPr="001706B9">
        <w:rPr>
          <w:rFonts w:ascii="Consolas" w:eastAsia="Times New Roman" w:hAnsi="Consolas" w:cs="Times New Roman"/>
          <w:color w:val="DCDCAA"/>
          <w:kern w:val="0"/>
          <w:sz w:val="21"/>
          <w:szCs w:val="21"/>
          <w14:ligatures w14:val="none"/>
        </w:rPr>
        <w:t>RDSDBInstance</w:t>
      </w:r>
      <w:proofErr w:type="spellEnd"/>
      <w:r w:rsidRPr="001706B9">
        <w:rPr>
          <w:rFonts w:ascii="Consolas" w:eastAsia="Times New Roman" w:hAnsi="Consolas" w:cs="Times New Roman"/>
          <w:color w:val="BBBEBF"/>
          <w:kern w:val="0"/>
          <w:sz w:val="21"/>
          <w:szCs w:val="21"/>
          <w14:ligatures w14:val="none"/>
        </w:rPr>
        <w:t xml:space="preserve"> </w:t>
      </w:r>
      <w:r w:rsidRPr="001706B9">
        <w:rPr>
          <w:rFonts w:ascii="Consolas" w:eastAsia="Times New Roman" w:hAnsi="Consolas" w:cs="Times New Roman"/>
          <w:color w:val="D4D4D4"/>
          <w:kern w:val="0"/>
          <w:sz w:val="21"/>
          <w:szCs w:val="21"/>
          <w14:ligatures w14:val="none"/>
        </w:rPr>
        <w:t>-</w:t>
      </w:r>
      <w:proofErr w:type="spellStart"/>
      <w:r w:rsidRPr="001706B9">
        <w:rPr>
          <w:rFonts w:ascii="Consolas" w:eastAsia="Times New Roman" w:hAnsi="Consolas" w:cs="Times New Roman"/>
          <w:color w:val="BBBEBF"/>
          <w:kern w:val="0"/>
          <w:sz w:val="21"/>
          <w:szCs w:val="21"/>
          <w14:ligatures w14:val="none"/>
        </w:rPr>
        <w:t>DBInstanceIdentifier</w:t>
      </w:r>
      <w:proofErr w:type="spellEnd"/>
      <w:r w:rsidRPr="001706B9">
        <w:rPr>
          <w:rFonts w:ascii="Consolas" w:eastAsia="Times New Roman" w:hAnsi="Consolas" w:cs="Times New Roman"/>
          <w:color w:val="BBBEBF"/>
          <w:kern w:val="0"/>
          <w:sz w:val="21"/>
          <w:szCs w:val="21"/>
          <w14:ligatures w14:val="none"/>
        </w:rPr>
        <w:t xml:space="preserve"> </w:t>
      </w:r>
      <w:r w:rsidRPr="006C576C">
        <w:rPr>
          <w:rFonts w:ascii="Consolas" w:eastAsia="Times New Roman" w:hAnsi="Consolas" w:cs="Times New Roman"/>
          <w:color w:val="9CDCFE"/>
          <w:kern w:val="0"/>
          <w:sz w:val="21"/>
          <w:szCs w:val="21"/>
          <w14:ligatures w14:val="none"/>
        </w:rPr>
        <w:t>$</w:t>
      </w:r>
      <w:proofErr w:type="spellStart"/>
      <w:r w:rsidRPr="006C576C">
        <w:rPr>
          <w:rFonts w:ascii="Consolas" w:eastAsia="Times New Roman" w:hAnsi="Consolas" w:cs="Times New Roman"/>
          <w:color w:val="9CDCFE"/>
          <w:kern w:val="0"/>
          <w:sz w:val="21"/>
          <w:szCs w:val="21"/>
          <w14:ligatures w14:val="none"/>
        </w:rPr>
        <w:t>DBInstanceIdentifier</w:t>
      </w:r>
      <w:proofErr w:type="spellEnd"/>
      <w:r w:rsidRPr="001706B9">
        <w:rPr>
          <w:rFonts w:ascii="Consolas" w:eastAsia="Times New Roman" w:hAnsi="Consolas" w:cs="Times New Roman"/>
          <w:color w:val="BBBEBF"/>
          <w:kern w:val="0"/>
          <w:sz w:val="21"/>
          <w:szCs w:val="21"/>
          <w14:ligatures w14:val="none"/>
        </w:rPr>
        <w:t xml:space="preserve"> </w:t>
      </w:r>
      <w:r w:rsidRPr="001706B9">
        <w:rPr>
          <w:rFonts w:ascii="Consolas" w:eastAsia="Times New Roman" w:hAnsi="Consolas" w:cs="Times New Roman"/>
          <w:color w:val="D4D4D4"/>
          <w:kern w:val="0"/>
          <w:sz w:val="21"/>
          <w:szCs w:val="21"/>
          <w14:ligatures w14:val="none"/>
        </w:rPr>
        <w:t>-</w:t>
      </w:r>
      <w:r w:rsidRPr="001706B9">
        <w:rPr>
          <w:rFonts w:ascii="Consolas" w:eastAsia="Times New Roman" w:hAnsi="Consolas" w:cs="Times New Roman"/>
          <w:color w:val="BBBEBF"/>
          <w:kern w:val="0"/>
          <w:sz w:val="21"/>
          <w:szCs w:val="21"/>
          <w14:ligatures w14:val="none"/>
        </w:rPr>
        <w:t xml:space="preserve">Region </w:t>
      </w:r>
      <w:r w:rsidRPr="001706B9">
        <w:rPr>
          <w:rFonts w:ascii="Consolas" w:eastAsia="Times New Roman" w:hAnsi="Consolas" w:cs="Times New Roman"/>
          <w:color w:val="C9D1D9"/>
          <w:kern w:val="0"/>
          <w:sz w:val="21"/>
          <w:szCs w:val="21"/>
          <w14:ligatures w14:val="none"/>
        </w:rPr>
        <w:t>$Region</w:t>
      </w:r>
      <w:r w:rsidRPr="001706B9">
        <w:rPr>
          <w:rFonts w:ascii="Consolas" w:eastAsia="Times New Roman" w:hAnsi="Consolas" w:cs="Times New Roman"/>
          <w:color w:val="BBBEBF"/>
          <w:kern w:val="0"/>
          <w:sz w:val="21"/>
          <w:szCs w:val="21"/>
          <w14:ligatures w14:val="none"/>
        </w:rPr>
        <w:t xml:space="preserve"> </w:t>
      </w:r>
      <w:r w:rsidRPr="001706B9">
        <w:rPr>
          <w:rFonts w:ascii="Consolas" w:eastAsia="Times New Roman" w:hAnsi="Consolas" w:cs="Times New Roman"/>
          <w:color w:val="D4D4D4"/>
          <w:kern w:val="0"/>
          <w:sz w:val="21"/>
          <w:szCs w:val="21"/>
          <w14:ligatures w14:val="none"/>
        </w:rPr>
        <w:t>-</w:t>
      </w:r>
      <w:proofErr w:type="spellStart"/>
      <w:r w:rsidRPr="001706B9">
        <w:rPr>
          <w:rFonts w:ascii="Consolas" w:eastAsia="Times New Roman" w:hAnsi="Consolas" w:cs="Times New Roman"/>
          <w:color w:val="BBBEBF"/>
          <w:kern w:val="0"/>
          <w:sz w:val="21"/>
          <w:szCs w:val="21"/>
          <w14:ligatures w14:val="none"/>
        </w:rPr>
        <w:t>ErrorAction</w:t>
      </w:r>
      <w:proofErr w:type="spellEnd"/>
      <w:r w:rsidRPr="001706B9">
        <w:rPr>
          <w:rFonts w:ascii="Consolas" w:eastAsia="Times New Roman" w:hAnsi="Consolas" w:cs="Times New Roman"/>
          <w:color w:val="BBBEBF"/>
          <w:kern w:val="0"/>
          <w:sz w:val="21"/>
          <w:szCs w:val="21"/>
          <w14:ligatures w14:val="none"/>
        </w:rPr>
        <w:t xml:space="preserve"> Stop </w:t>
      </w:r>
      <w:r w:rsidRPr="001706B9">
        <w:rPr>
          <w:rFonts w:ascii="Consolas" w:eastAsia="Times New Roman" w:hAnsi="Consolas" w:cs="Times New Roman"/>
          <w:color w:val="D4D4D4"/>
          <w:kern w:val="0"/>
          <w:sz w:val="21"/>
          <w:szCs w:val="21"/>
          <w14:ligatures w14:val="none"/>
        </w:rPr>
        <w:t>|</w:t>
      </w:r>
      <w:r w:rsidRPr="001706B9">
        <w:rPr>
          <w:rFonts w:ascii="Consolas" w:eastAsia="Times New Roman" w:hAnsi="Consolas" w:cs="Times New Roman"/>
          <w:color w:val="BBBEBF"/>
          <w:kern w:val="0"/>
          <w:sz w:val="21"/>
          <w:szCs w:val="21"/>
          <w14:ligatures w14:val="none"/>
        </w:rPr>
        <w:t xml:space="preserve"> </w:t>
      </w:r>
      <w:r w:rsidRPr="001706B9">
        <w:rPr>
          <w:rFonts w:ascii="Consolas" w:eastAsia="Times New Roman" w:hAnsi="Consolas" w:cs="Times New Roman"/>
          <w:color w:val="DCDCAA"/>
          <w:kern w:val="0"/>
          <w:sz w:val="21"/>
          <w:szCs w:val="21"/>
          <w14:ligatures w14:val="none"/>
        </w:rPr>
        <w:t>Select-Object</w:t>
      </w:r>
      <w:r w:rsidRPr="001706B9">
        <w:rPr>
          <w:rFonts w:ascii="Consolas" w:eastAsia="Times New Roman" w:hAnsi="Consolas" w:cs="Times New Roman"/>
          <w:color w:val="BBBEBF"/>
          <w:kern w:val="0"/>
          <w:sz w:val="21"/>
          <w:szCs w:val="21"/>
          <w14:ligatures w14:val="none"/>
        </w:rPr>
        <w:t xml:space="preserve"> </w:t>
      </w:r>
      <w:r w:rsidRPr="001706B9">
        <w:rPr>
          <w:rFonts w:ascii="Consolas" w:eastAsia="Times New Roman" w:hAnsi="Consolas" w:cs="Times New Roman"/>
          <w:color w:val="D4D4D4"/>
          <w:kern w:val="0"/>
          <w:sz w:val="21"/>
          <w:szCs w:val="21"/>
          <w14:ligatures w14:val="none"/>
        </w:rPr>
        <w:t>-</w:t>
      </w:r>
      <w:proofErr w:type="spellStart"/>
      <w:r w:rsidRPr="001706B9">
        <w:rPr>
          <w:rFonts w:ascii="Consolas" w:eastAsia="Times New Roman" w:hAnsi="Consolas" w:cs="Times New Roman"/>
          <w:color w:val="BBBEBF"/>
          <w:kern w:val="0"/>
          <w:sz w:val="21"/>
          <w:szCs w:val="21"/>
          <w14:ligatures w14:val="none"/>
        </w:rPr>
        <w:t>ExpandProperty</w:t>
      </w:r>
      <w:proofErr w:type="spellEnd"/>
      <w:r w:rsidRPr="001706B9">
        <w:rPr>
          <w:rFonts w:ascii="Consolas" w:eastAsia="Times New Roman" w:hAnsi="Consolas" w:cs="Times New Roman"/>
          <w:color w:val="BBBEBF"/>
          <w:kern w:val="0"/>
          <w:sz w:val="21"/>
          <w:szCs w:val="21"/>
          <w14:ligatures w14:val="none"/>
        </w:rPr>
        <w:t xml:space="preserve"> </w:t>
      </w:r>
      <w:r w:rsidRPr="001706B9">
        <w:rPr>
          <w:rFonts w:ascii="Consolas" w:eastAsia="Times New Roman" w:hAnsi="Consolas" w:cs="Times New Roman"/>
          <w:color w:val="A5D6FF"/>
          <w:kern w:val="0"/>
          <w:sz w:val="21"/>
          <w:szCs w:val="21"/>
          <w14:ligatures w14:val="none"/>
        </w:rPr>
        <w:t>'</w:t>
      </w:r>
      <w:proofErr w:type="spellStart"/>
      <w:r w:rsidRPr="001706B9">
        <w:rPr>
          <w:rFonts w:ascii="Consolas" w:eastAsia="Times New Roman" w:hAnsi="Consolas" w:cs="Times New Roman"/>
          <w:color w:val="A5D6FF"/>
          <w:kern w:val="0"/>
          <w:sz w:val="21"/>
          <w:szCs w:val="21"/>
          <w14:ligatures w14:val="none"/>
        </w:rPr>
        <w:t>DBInstanceClass</w:t>
      </w:r>
      <w:proofErr w:type="spellEnd"/>
      <w:r w:rsidRPr="001706B9">
        <w:rPr>
          <w:rFonts w:ascii="Consolas" w:eastAsia="Times New Roman" w:hAnsi="Consolas" w:cs="Times New Roman"/>
          <w:color w:val="A5D6FF"/>
          <w:kern w:val="0"/>
          <w:sz w:val="21"/>
          <w:szCs w:val="21"/>
          <w14:ligatures w14:val="none"/>
        </w:rPr>
        <w:t>'</w:t>
      </w:r>
    </w:p>
    <w:p w14:paraId="4A435028" w14:textId="77777777" w:rsidR="001706B9" w:rsidRPr="001706B9" w:rsidRDefault="001706B9" w:rsidP="001706B9">
      <w:pPr>
        <w:shd w:val="clear" w:color="auto" w:fill="121314"/>
        <w:spacing w:line="285" w:lineRule="atLeast"/>
        <w:rPr>
          <w:rFonts w:ascii="Consolas" w:eastAsia="Times New Roman" w:hAnsi="Consolas" w:cs="Times New Roman"/>
          <w:color w:val="BBBEBF"/>
          <w:kern w:val="0"/>
          <w:sz w:val="21"/>
          <w:szCs w:val="21"/>
          <w14:ligatures w14:val="none"/>
        </w:rPr>
      </w:pPr>
      <w:r w:rsidRPr="001706B9">
        <w:rPr>
          <w:rFonts w:ascii="Consolas" w:eastAsia="Times New Roman" w:hAnsi="Consolas" w:cs="Times New Roman"/>
          <w:color w:val="C586C0"/>
          <w:kern w:val="0"/>
          <w:sz w:val="21"/>
          <w:szCs w:val="21"/>
          <w14:ligatures w14:val="none"/>
        </w:rPr>
        <w:t>If</w:t>
      </w:r>
      <w:r w:rsidRPr="001706B9">
        <w:rPr>
          <w:rFonts w:ascii="Consolas" w:eastAsia="Times New Roman" w:hAnsi="Consolas" w:cs="Times New Roman"/>
          <w:color w:val="BBBEBF"/>
          <w:kern w:val="0"/>
          <w:sz w:val="21"/>
          <w:szCs w:val="21"/>
          <w14:ligatures w14:val="none"/>
        </w:rPr>
        <w:t xml:space="preserve"> (</w:t>
      </w:r>
      <w:r w:rsidRPr="001706B9">
        <w:rPr>
          <w:rFonts w:ascii="Consolas" w:eastAsia="Times New Roman" w:hAnsi="Consolas" w:cs="Times New Roman"/>
          <w:color w:val="C9D1D9"/>
          <w:kern w:val="0"/>
          <w:sz w:val="21"/>
          <w:szCs w:val="21"/>
          <w14:ligatures w14:val="none"/>
        </w:rPr>
        <w:t>$</w:t>
      </w:r>
      <w:proofErr w:type="spellStart"/>
      <w:r w:rsidRPr="001706B9">
        <w:rPr>
          <w:rFonts w:ascii="Consolas" w:eastAsia="Times New Roman" w:hAnsi="Consolas" w:cs="Times New Roman"/>
          <w:color w:val="C9D1D9"/>
          <w:kern w:val="0"/>
          <w:sz w:val="21"/>
          <w:szCs w:val="21"/>
          <w14:ligatures w14:val="none"/>
        </w:rPr>
        <w:t>CurrentInstanceType</w:t>
      </w:r>
      <w:proofErr w:type="spellEnd"/>
      <w:r w:rsidRPr="001706B9">
        <w:rPr>
          <w:rFonts w:ascii="Consolas" w:eastAsia="Times New Roman" w:hAnsi="Consolas" w:cs="Times New Roman"/>
          <w:color w:val="BBBEBF"/>
          <w:kern w:val="0"/>
          <w:sz w:val="21"/>
          <w:szCs w:val="21"/>
          <w14:ligatures w14:val="none"/>
        </w:rPr>
        <w:t xml:space="preserve"> </w:t>
      </w:r>
      <w:r w:rsidRPr="001706B9">
        <w:rPr>
          <w:rFonts w:ascii="Consolas" w:eastAsia="Times New Roman" w:hAnsi="Consolas" w:cs="Times New Roman"/>
          <w:color w:val="D4D4D4"/>
          <w:kern w:val="0"/>
          <w:sz w:val="21"/>
          <w:szCs w:val="21"/>
          <w14:ligatures w14:val="none"/>
        </w:rPr>
        <w:t>-ne</w:t>
      </w:r>
      <w:r w:rsidRPr="001706B9">
        <w:rPr>
          <w:rFonts w:ascii="Consolas" w:eastAsia="Times New Roman" w:hAnsi="Consolas" w:cs="Times New Roman"/>
          <w:color w:val="BBBEBF"/>
          <w:kern w:val="0"/>
          <w:sz w:val="21"/>
          <w:szCs w:val="21"/>
          <w14:ligatures w14:val="none"/>
        </w:rPr>
        <w:t xml:space="preserve"> </w:t>
      </w:r>
      <w:r w:rsidRPr="001706B9">
        <w:rPr>
          <w:rFonts w:ascii="Consolas" w:eastAsia="Times New Roman" w:hAnsi="Consolas" w:cs="Times New Roman"/>
          <w:color w:val="C9D1D9"/>
          <w:kern w:val="0"/>
          <w:sz w:val="21"/>
          <w:szCs w:val="21"/>
          <w14:ligatures w14:val="none"/>
        </w:rPr>
        <w:t>$</w:t>
      </w:r>
      <w:proofErr w:type="spellStart"/>
      <w:r w:rsidRPr="001706B9">
        <w:rPr>
          <w:rFonts w:ascii="Consolas" w:eastAsia="Times New Roman" w:hAnsi="Consolas" w:cs="Times New Roman"/>
          <w:color w:val="C9D1D9"/>
          <w:kern w:val="0"/>
          <w:sz w:val="21"/>
          <w:szCs w:val="21"/>
          <w14:ligatures w14:val="none"/>
        </w:rPr>
        <w:t>DesiredInstanceType</w:t>
      </w:r>
      <w:proofErr w:type="spellEnd"/>
      <w:r w:rsidRPr="001706B9">
        <w:rPr>
          <w:rFonts w:ascii="Consolas" w:eastAsia="Times New Roman" w:hAnsi="Consolas" w:cs="Times New Roman"/>
          <w:color w:val="BBBEBF"/>
          <w:kern w:val="0"/>
          <w:sz w:val="21"/>
          <w:szCs w:val="21"/>
          <w14:ligatures w14:val="none"/>
        </w:rPr>
        <w:t>) {</w:t>
      </w:r>
    </w:p>
    <w:p w14:paraId="1366E467" w14:textId="77777777" w:rsidR="001706B9" w:rsidRPr="001706B9" w:rsidRDefault="001706B9" w:rsidP="001706B9">
      <w:pPr>
        <w:shd w:val="clear" w:color="auto" w:fill="121314"/>
        <w:spacing w:line="285" w:lineRule="atLeast"/>
        <w:rPr>
          <w:rFonts w:ascii="Consolas" w:eastAsia="Times New Roman" w:hAnsi="Consolas" w:cs="Times New Roman"/>
          <w:color w:val="BBBEBF"/>
          <w:kern w:val="0"/>
          <w:sz w:val="21"/>
          <w:szCs w:val="21"/>
          <w14:ligatures w14:val="none"/>
        </w:rPr>
      </w:pPr>
      <w:r w:rsidRPr="001706B9">
        <w:rPr>
          <w:rFonts w:ascii="Consolas" w:eastAsia="Times New Roman" w:hAnsi="Consolas" w:cs="Times New Roman"/>
          <w:color w:val="BBBEBF"/>
          <w:kern w:val="0"/>
          <w:sz w:val="21"/>
          <w:szCs w:val="21"/>
          <w14:ligatures w14:val="none"/>
        </w:rPr>
        <w:t xml:space="preserve">    </w:t>
      </w:r>
      <w:proofErr w:type="gramStart"/>
      <w:r w:rsidRPr="001706B9">
        <w:rPr>
          <w:rFonts w:ascii="Consolas" w:eastAsia="Times New Roman" w:hAnsi="Consolas" w:cs="Times New Roman"/>
          <w:color w:val="C586C0"/>
          <w:kern w:val="0"/>
          <w:sz w:val="21"/>
          <w:szCs w:val="21"/>
          <w14:ligatures w14:val="none"/>
        </w:rPr>
        <w:t>Try</w:t>
      </w:r>
      <w:r w:rsidRPr="001706B9">
        <w:rPr>
          <w:rFonts w:ascii="Consolas" w:eastAsia="Times New Roman" w:hAnsi="Consolas" w:cs="Times New Roman"/>
          <w:color w:val="BBBEBF"/>
          <w:kern w:val="0"/>
          <w:sz w:val="21"/>
          <w:szCs w:val="21"/>
          <w14:ligatures w14:val="none"/>
        </w:rPr>
        <w:t xml:space="preserve"> {</w:t>
      </w:r>
      <w:proofErr w:type="gramEnd"/>
    </w:p>
    <w:p w14:paraId="6D54FD09" w14:textId="77777777" w:rsidR="001706B9" w:rsidRPr="001706B9" w:rsidRDefault="001706B9" w:rsidP="001706B9">
      <w:pPr>
        <w:shd w:val="clear" w:color="auto" w:fill="121314"/>
        <w:spacing w:line="285" w:lineRule="atLeast"/>
        <w:rPr>
          <w:rFonts w:ascii="Consolas" w:eastAsia="Times New Roman" w:hAnsi="Consolas" w:cs="Times New Roman"/>
          <w:color w:val="BBBEBF"/>
          <w:kern w:val="0"/>
          <w:sz w:val="21"/>
          <w:szCs w:val="21"/>
          <w14:ligatures w14:val="none"/>
        </w:rPr>
      </w:pPr>
      <w:r w:rsidRPr="001706B9">
        <w:rPr>
          <w:rFonts w:ascii="Consolas" w:eastAsia="Times New Roman" w:hAnsi="Consolas" w:cs="Times New Roman"/>
          <w:color w:val="BBBEBF"/>
          <w:kern w:val="0"/>
          <w:sz w:val="21"/>
          <w:szCs w:val="21"/>
          <w14:ligatures w14:val="none"/>
        </w:rPr>
        <w:t xml:space="preserve">        </w:t>
      </w:r>
      <w:r w:rsidRPr="001706B9">
        <w:rPr>
          <w:rFonts w:ascii="Consolas" w:eastAsia="Times New Roman" w:hAnsi="Consolas" w:cs="Times New Roman"/>
          <w:color w:val="569CD6"/>
          <w:kern w:val="0"/>
          <w:sz w:val="21"/>
          <w:szCs w:val="21"/>
          <w14:ligatures w14:val="none"/>
        </w:rPr>
        <w:t>$Null</w:t>
      </w:r>
      <w:r w:rsidRPr="001706B9">
        <w:rPr>
          <w:rFonts w:ascii="Consolas" w:eastAsia="Times New Roman" w:hAnsi="Consolas" w:cs="Times New Roman"/>
          <w:color w:val="BBBEBF"/>
          <w:kern w:val="0"/>
          <w:sz w:val="21"/>
          <w:szCs w:val="21"/>
          <w14:ligatures w14:val="none"/>
        </w:rPr>
        <w:t xml:space="preserve"> </w:t>
      </w:r>
      <w:r w:rsidRPr="001706B9">
        <w:rPr>
          <w:rFonts w:ascii="Consolas" w:eastAsia="Times New Roman" w:hAnsi="Consolas" w:cs="Times New Roman"/>
          <w:color w:val="D4D4D4"/>
          <w:kern w:val="0"/>
          <w:sz w:val="21"/>
          <w:szCs w:val="21"/>
          <w14:ligatures w14:val="none"/>
        </w:rPr>
        <w:t>=</w:t>
      </w:r>
      <w:r w:rsidRPr="001706B9">
        <w:rPr>
          <w:rFonts w:ascii="Consolas" w:eastAsia="Times New Roman" w:hAnsi="Consolas" w:cs="Times New Roman"/>
          <w:color w:val="BBBEBF"/>
          <w:kern w:val="0"/>
          <w:sz w:val="21"/>
          <w:szCs w:val="21"/>
          <w14:ligatures w14:val="none"/>
        </w:rPr>
        <w:t xml:space="preserve"> </w:t>
      </w:r>
      <w:r w:rsidRPr="001706B9">
        <w:rPr>
          <w:rFonts w:ascii="Consolas" w:eastAsia="Times New Roman" w:hAnsi="Consolas" w:cs="Times New Roman"/>
          <w:color w:val="DCDCAA"/>
          <w:kern w:val="0"/>
          <w:sz w:val="21"/>
          <w:szCs w:val="21"/>
          <w14:ligatures w14:val="none"/>
        </w:rPr>
        <w:t>Edit-</w:t>
      </w:r>
      <w:proofErr w:type="spellStart"/>
      <w:r w:rsidRPr="001706B9">
        <w:rPr>
          <w:rFonts w:ascii="Consolas" w:eastAsia="Times New Roman" w:hAnsi="Consolas" w:cs="Times New Roman"/>
          <w:color w:val="DCDCAA"/>
          <w:kern w:val="0"/>
          <w:sz w:val="21"/>
          <w:szCs w:val="21"/>
          <w14:ligatures w14:val="none"/>
        </w:rPr>
        <w:t>RDSDBInstance</w:t>
      </w:r>
      <w:proofErr w:type="spellEnd"/>
      <w:r w:rsidRPr="001706B9">
        <w:rPr>
          <w:rFonts w:ascii="Consolas" w:eastAsia="Times New Roman" w:hAnsi="Consolas" w:cs="Times New Roman"/>
          <w:color w:val="BBBEBF"/>
          <w:kern w:val="0"/>
          <w:sz w:val="21"/>
          <w:szCs w:val="21"/>
          <w14:ligatures w14:val="none"/>
        </w:rPr>
        <w:t xml:space="preserve"> </w:t>
      </w:r>
      <w:r w:rsidRPr="001706B9">
        <w:rPr>
          <w:rFonts w:ascii="Consolas" w:eastAsia="Times New Roman" w:hAnsi="Consolas" w:cs="Times New Roman"/>
          <w:color w:val="D4D4D4"/>
          <w:kern w:val="0"/>
          <w:sz w:val="21"/>
          <w:szCs w:val="21"/>
          <w14:ligatures w14:val="none"/>
        </w:rPr>
        <w:t>-</w:t>
      </w:r>
      <w:proofErr w:type="spellStart"/>
      <w:r w:rsidRPr="001706B9">
        <w:rPr>
          <w:rFonts w:ascii="Consolas" w:eastAsia="Times New Roman" w:hAnsi="Consolas" w:cs="Times New Roman"/>
          <w:color w:val="BBBEBF"/>
          <w:kern w:val="0"/>
          <w:sz w:val="21"/>
          <w:szCs w:val="21"/>
          <w14:ligatures w14:val="none"/>
        </w:rPr>
        <w:t>DBInstanceIdentifier</w:t>
      </w:r>
      <w:proofErr w:type="spellEnd"/>
      <w:r w:rsidRPr="001706B9">
        <w:rPr>
          <w:rFonts w:ascii="Consolas" w:eastAsia="Times New Roman" w:hAnsi="Consolas" w:cs="Times New Roman"/>
          <w:color w:val="BBBEBF"/>
          <w:kern w:val="0"/>
          <w:sz w:val="21"/>
          <w:szCs w:val="21"/>
          <w14:ligatures w14:val="none"/>
        </w:rPr>
        <w:t xml:space="preserve"> </w:t>
      </w:r>
      <w:r w:rsidRPr="006C576C">
        <w:rPr>
          <w:rFonts w:ascii="Consolas" w:eastAsia="Times New Roman" w:hAnsi="Consolas" w:cs="Times New Roman"/>
          <w:color w:val="9CDCFE"/>
          <w:kern w:val="0"/>
          <w:sz w:val="21"/>
          <w:szCs w:val="21"/>
          <w14:ligatures w14:val="none"/>
        </w:rPr>
        <w:t>$</w:t>
      </w:r>
      <w:proofErr w:type="spellStart"/>
      <w:r w:rsidRPr="006C576C">
        <w:rPr>
          <w:rFonts w:ascii="Consolas" w:eastAsia="Times New Roman" w:hAnsi="Consolas" w:cs="Times New Roman"/>
          <w:color w:val="9CDCFE"/>
          <w:kern w:val="0"/>
          <w:sz w:val="21"/>
          <w:szCs w:val="21"/>
          <w14:ligatures w14:val="none"/>
        </w:rPr>
        <w:t>DBInstanceIdentifier</w:t>
      </w:r>
      <w:proofErr w:type="spellEnd"/>
      <w:r w:rsidRPr="001706B9">
        <w:rPr>
          <w:rFonts w:ascii="Consolas" w:eastAsia="Times New Roman" w:hAnsi="Consolas" w:cs="Times New Roman"/>
          <w:color w:val="BBBEBF"/>
          <w:kern w:val="0"/>
          <w:sz w:val="21"/>
          <w:szCs w:val="21"/>
          <w14:ligatures w14:val="none"/>
        </w:rPr>
        <w:t xml:space="preserve"> </w:t>
      </w:r>
      <w:r w:rsidRPr="001706B9">
        <w:rPr>
          <w:rFonts w:ascii="Consolas" w:eastAsia="Times New Roman" w:hAnsi="Consolas" w:cs="Times New Roman"/>
          <w:color w:val="D4D4D4"/>
          <w:kern w:val="0"/>
          <w:sz w:val="21"/>
          <w:szCs w:val="21"/>
          <w14:ligatures w14:val="none"/>
        </w:rPr>
        <w:t>-</w:t>
      </w:r>
      <w:proofErr w:type="spellStart"/>
      <w:r w:rsidRPr="001706B9">
        <w:rPr>
          <w:rFonts w:ascii="Consolas" w:eastAsia="Times New Roman" w:hAnsi="Consolas" w:cs="Times New Roman"/>
          <w:color w:val="BBBEBF"/>
          <w:kern w:val="0"/>
          <w:sz w:val="21"/>
          <w:szCs w:val="21"/>
          <w14:ligatures w14:val="none"/>
        </w:rPr>
        <w:t>DBInstanceClass</w:t>
      </w:r>
      <w:proofErr w:type="spellEnd"/>
      <w:r w:rsidRPr="001706B9">
        <w:rPr>
          <w:rFonts w:ascii="Consolas" w:eastAsia="Times New Roman" w:hAnsi="Consolas" w:cs="Times New Roman"/>
          <w:color w:val="BBBEBF"/>
          <w:kern w:val="0"/>
          <w:sz w:val="21"/>
          <w:szCs w:val="21"/>
          <w14:ligatures w14:val="none"/>
        </w:rPr>
        <w:t xml:space="preserve"> </w:t>
      </w:r>
      <w:r w:rsidRPr="001706B9">
        <w:rPr>
          <w:rFonts w:ascii="Consolas" w:eastAsia="Times New Roman" w:hAnsi="Consolas" w:cs="Times New Roman"/>
          <w:color w:val="C9D1D9"/>
          <w:kern w:val="0"/>
          <w:sz w:val="21"/>
          <w:szCs w:val="21"/>
          <w14:ligatures w14:val="none"/>
        </w:rPr>
        <w:t>$</w:t>
      </w:r>
      <w:proofErr w:type="spellStart"/>
      <w:r w:rsidRPr="001706B9">
        <w:rPr>
          <w:rFonts w:ascii="Consolas" w:eastAsia="Times New Roman" w:hAnsi="Consolas" w:cs="Times New Roman"/>
          <w:color w:val="C9D1D9"/>
          <w:kern w:val="0"/>
          <w:sz w:val="21"/>
          <w:szCs w:val="21"/>
          <w14:ligatures w14:val="none"/>
        </w:rPr>
        <w:t>DesiredInstanceType</w:t>
      </w:r>
      <w:proofErr w:type="spellEnd"/>
      <w:r w:rsidRPr="001706B9">
        <w:rPr>
          <w:rFonts w:ascii="Consolas" w:eastAsia="Times New Roman" w:hAnsi="Consolas" w:cs="Times New Roman"/>
          <w:color w:val="BBBEBF"/>
          <w:kern w:val="0"/>
          <w:sz w:val="21"/>
          <w:szCs w:val="21"/>
          <w14:ligatures w14:val="none"/>
        </w:rPr>
        <w:t xml:space="preserve"> </w:t>
      </w:r>
      <w:r w:rsidRPr="001706B9">
        <w:rPr>
          <w:rFonts w:ascii="Consolas" w:eastAsia="Times New Roman" w:hAnsi="Consolas" w:cs="Times New Roman"/>
          <w:color w:val="D4D4D4"/>
          <w:kern w:val="0"/>
          <w:sz w:val="21"/>
          <w:szCs w:val="21"/>
          <w14:ligatures w14:val="none"/>
        </w:rPr>
        <w:t>-</w:t>
      </w:r>
      <w:proofErr w:type="spellStart"/>
      <w:r w:rsidRPr="001706B9">
        <w:rPr>
          <w:rFonts w:ascii="Consolas" w:eastAsia="Times New Roman" w:hAnsi="Consolas" w:cs="Times New Roman"/>
          <w:color w:val="BBBEBF"/>
          <w:kern w:val="0"/>
          <w:sz w:val="21"/>
          <w:szCs w:val="21"/>
          <w14:ligatures w14:val="none"/>
        </w:rPr>
        <w:t>ApplyImmediately</w:t>
      </w:r>
      <w:proofErr w:type="spellEnd"/>
      <w:r w:rsidRPr="001706B9">
        <w:rPr>
          <w:rFonts w:ascii="Consolas" w:eastAsia="Times New Roman" w:hAnsi="Consolas" w:cs="Times New Roman"/>
          <w:color w:val="BBBEBF"/>
          <w:kern w:val="0"/>
          <w:sz w:val="21"/>
          <w:szCs w:val="21"/>
          <w14:ligatures w14:val="none"/>
        </w:rPr>
        <w:t xml:space="preserve"> </w:t>
      </w:r>
      <w:r w:rsidRPr="001706B9">
        <w:rPr>
          <w:rFonts w:ascii="Consolas" w:eastAsia="Times New Roman" w:hAnsi="Consolas" w:cs="Times New Roman"/>
          <w:color w:val="569CD6"/>
          <w:kern w:val="0"/>
          <w:sz w:val="21"/>
          <w:szCs w:val="21"/>
          <w14:ligatures w14:val="none"/>
        </w:rPr>
        <w:t>$true</w:t>
      </w:r>
      <w:r w:rsidRPr="001706B9">
        <w:rPr>
          <w:rFonts w:ascii="Consolas" w:eastAsia="Times New Roman" w:hAnsi="Consolas" w:cs="Times New Roman"/>
          <w:color w:val="BBBEBF"/>
          <w:kern w:val="0"/>
          <w:sz w:val="21"/>
          <w:szCs w:val="21"/>
          <w14:ligatures w14:val="none"/>
        </w:rPr>
        <w:t xml:space="preserve"> </w:t>
      </w:r>
      <w:r w:rsidRPr="001706B9">
        <w:rPr>
          <w:rFonts w:ascii="Consolas" w:eastAsia="Times New Roman" w:hAnsi="Consolas" w:cs="Times New Roman"/>
          <w:color w:val="D4D4D4"/>
          <w:kern w:val="0"/>
          <w:sz w:val="21"/>
          <w:szCs w:val="21"/>
          <w14:ligatures w14:val="none"/>
        </w:rPr>
        <w:t>-</w:t>
      </w:r>
      <w:r w:rsidRPr="001706B9">
        <w:rPr>
          <w:rFonts w:ascii="Consolas" w:eastAsia="Times New Roman" w:hAnsi="Consolas" w:cs="Times New Roman"/>
          <w:color w:val="BBBEBF"/>
          <w:kern w:val="0"/>
          <w:sz w:val="21"/>
          <w:szCs w:val="21"/>
          <w14:ligatures w14:val="none"/>
        </w:rPr>
        <w:t xml:space="preserve">Region </w:t>
      </w:r>
      <w:r w:rsidRPr="001706B9">
        <w:rPr>
          <w:rFonts w:ascii="Consolas" w:eastAsia="Times New Roman" w:hAnsi="Consolas" w:cs="Times New Roman"/>
          <w:color w:val="C9D1D9"/>
          <w:kern w:val="0"/>
          <w:sz w:val="21"/>
          <w:szCs w:val="21"/>
          <w14:ligatures w14:val="none"/>
        </w:rPr>
        <w:t>$Region</w:t>
      </w:r>
      <w:r w:rsidRPr="001706B9">
        <w:rPr>
          <w:rFonts w:ascii="Consolas" w:eastAsia="Times New Roman" w:hAnsi="Consolas" w:cs="Times New Roman"/>
          <w:color w:val="BBBEBF"/>
          <w:kern w:val="0"/>
          <w:sz w:val="21"/>
          <w:szCs w:val="21"/>
          <w14:ligatures w14:val="none"/>
        </w:rPr>
        <w:t xml:space="preserve"> </w:t>
      </w:r>
      <w:r w:rsidRPr="001706B9">
        <w:rPr>
          <w:rFonts w:ascii="Consolas" w:eastAsia="Times New Roman" w:hAnsi="Consolas" w:cs="Times New Roman"/>
          <w:color w:val="D4D4D4"/>
          <w:kern w:val="0"/>
          <w:sz w:val="21"/>
          <w:szCs w:val="21"/>
          <w14:ligatures w14:val="none"/>
        </w:rPr>
        <w:t>-</w:t>
      </w:r>
      <w:proofErr w:type="spellStart"/>
      <w:r w:rsidRPr="001706B9">
        <w:rPr>
          <w:rFonts w:ascii="Consolas" w:eastAsia="Times New Roman" w:hAnsi="Consolas" w:cs="Times New Roman"/>
          <w:color w:val="BBBEBF"/>
          <w:kern w:val="0"/>
          <w:sz w:val="21"/>
          <w:szCs w:val="21"/>
          <w14:ligatures w14:val="none"/>
        </w:rPr>
        <w:t>ErrorAction</w:t>
      </w:r>
      <w:proofErr w:type="spellEnd"/>
      <w:r w:rsidRPr="001706B9">
        <w:rPr>
          <w:rFonts w:ascii="Consolas" w:eastAsia="Times New Roman" w:hAnsi="Consolas" w:cs="Times New Roman"/>
          <w:color w:val="BBBEBF"/>
          <w:kern w:val="0"/>
          <w:sz w:val="21"/>
          <w:szCs w:val="21"/>
          <w14:ligatures w14:val="none"/>
        </w:rPr>
        <w:t xml:space="preserve"> Stop</w:t>
      </w:r>
    </w:p>
    <w:p w14:paraId="707C3642" w14:textId="77777777" w:rsidR="001706B9" w:rsidRPr="001706B9" w:rsidRDefault="001706B9" w:rsidP="001706B9">
      <w:pPr>
        <w:shd w:val="clear" w:color="auto" w:fill="121314"/>
        <w:spacing w:line="285" w:lineRule="atLeast"/>
        <w:rPr>
          <w:rFonts w:ascii="Consolas" w:eastAsia="Times New Roman" w:hAnsi="Consolas" w:cs="Times New Roman"/>
          <w:color w:val="BBBEBF"/>
          <w:kern w:val="0"/>
          <w:sz w:val="21"/>
          <w:szCs w:val="21"/>
          <w14:ligatures w14:val="none"/>
        </w:rPr>
      </w:pPr>
      <w:r w:rsidRPr="001706B9">
        <w:rPr>
          <w:rFonts w:ascii="Consolas" w:eastAsia="Times New Roman" w:hAnsi="Consolas" w:cs="Times New Roman"/>
          <w:color w:val="BBBEBF"/>
          <w:kern w:val="0"/>
          <w:sz w:val="21"/>
          <w:szCs w:val="21"/>
          <w14:ligatures w14:val="none"/>
        </w:rPr>
        <w:t xml:space="preserve">    } </w:t>
      </w:r>
      <w:r w:rsidRPr="001706B9">
        <w:rPr>
          <w:rFonts w:ascii="Consolas" w:eastAsia="Times New Roman" w:hAnsi="Consolas" w:cs="Times New Roman"/>
          <w:color w:val="C586C0"/>
          <w:kern w:val="0"/>
          <w:sz w:val="21"/>
          <w:szCs w:val="21"/>
          <w14:ligatures w14:val="none"/>
        </w:rPr>
        <w:t>Catch</w:t>
      </w:r>
      <w:r w:rsidRPr="001706B9">
        <w:rPr>
          <w:rFonts w:ascii="Consolas" w:eastAsia="Times New Roman" w:hAnsi="Consolas" w:cs="Times New Roman"/>
          <w:color w:val="BBBEBF"/>
          <w:kern w:val="0"/>
          <w:sz w:val="21"/>
          <w:szCs w:val="21"/>
          <w14:ligatures w14:val="none"/>
        </w:rPr>
        <w:t xml:space="preserve"> [</w:t>
      </w:r>
      <w:proofErr w:type="spellStart"/>
      <w:r w:rsidRPr="001706B9">
        <w:rPr>
          <w:rFonts w:ascii="Consolas" w:eastAsia="Times New Roman" w:hAnsi="Consolas" w:cs="Times New Roman"/>
          <w:color w:val="FF7B72"/>
          <w:kern w:val="0"/>
          <w:sz w:val="21"/>
          <w:szCs w:val="21"/>
          <w14:ligatures w14:val="none"/>
        </w:rPr>
        <w:t>System.</w:t>
      </w:r>
      <w:proofErr w:type="gramStart"/>
      <w:r w:rsidRPr="001706B9">
        <w:rPr>
          <w:rFonts w:ascii="Consolas" w:eastAsia="Times New Roman" w:hAnsi="Consolas" w:cs="Times New Roman"/>
          <w:color w:val="FF7B72"/>
          <w:kern w:val="0"/>
          <w:sz w:val="21"/>
          <w:szCs w:val="21"/>
          <w14:ligatures w14:val="none"/>
        </w:rPr>
        <w:t>Exception</w:t>
      </w:r>
      <w:proofErr w:type="spellEnd"/>
      <w:r w:rsidRPr="001706B9">
        <w:rPr>
          <w:rFonts w:ascii="Consolas" w:eastAsia="Times New Roman" w:hAnsi="Consolas" w:cs="Times New Roman"/>
          <w:color w:val="BBBEBF"/>
          <w:kern w:val="0"/>
          <w:sz w:val="21"/>
          <w:szCs w:val="21"/>
          <w14:ligatures w14:val="none"/>
        </w:rPr>
        <w:t>] {</w:t>
      </w:r>
      <w:proofErr w:type="gramEnd"/>
    </w:p>
    <w:p w14:paraId="683A62B5" w14:textId="77777777" w:rsidR="001706B9" w:rsidRPr="001706B9" w:rsidRDefault="001706B9" w:rsidP="001706B9">
      <w:pPr>
        <w:shd w:val="clear" w:color="auto" w:fill="121314"/>
        <w:spacing w:line="285" w:lineRule="atLeast"/>
        <w:rPr>
          <w:rFonts w:ascii="Consolas" w:eastAsia="Times New Roman" w:hAnsi="Consolas" w:cs="Times New Roman"/>
          <w:color w:val="BBBEBF"/>
          <w:kern w:val="0"/>
          <w:sz w:val="21"/>
          <w:szCs w:val="21"/>
          <w14:ligatures w14:val="none"/>
        </w:rPr>
      </w:pPr>
      <w:r w:rsidRPr="001706B9">
        <w:rPr>
          <w:rFonts w:ascii="Consolas" w:eastAsia="Times New Roman" w:hAnsi="Consolas" w:cs="Times New Roman"/>
          <w:color w:val="BBBEBF"/>
          <w:kern w:val="0"/>
          <w:sz w:val="21"/>
          <w:szCs w:val="21"/>
          <w14:ligatures w14:val="none"/>
        </w:rPr>
        <w:t xml:space="preserve">        </w:t>
      </w:r>
      <w:r w:rsidRPr="001706B9">
        <w:rPr>
          <w:rFonts w:ascii="Consolas" w:eastAsia="Times New Roman" w:hAnsi="Consolas" w:cs="Times New Roman"/>
          <w:color w:val="C586C0"/>
          <w:kern w:val="0"/>
          <w:sz w:val="21"/>
          <w:szCs w:val="21"/>
          <w14:ligatures w14:val="none"/>
        </w:rPr>
        <w:t>Return</w:t>
      </w:r>
      <w:r w:rsidRPr="001706B9">
        <w:rPr>
          <w:rFonts w:ascii="Consolas" w:eastAsia="Times New Roman" w:hAnsi="Consolas" w:cs="Times New Roman"/>
          <w:color w:val="BBBEBF"/>
          <w:kern w:val="0"/>
          <w:sz w:val="21"/>
          <w:szCs w:val="21"/>
          <w14:ligatures w14:val="none"/>
        </w:rPr>
        <w:t xml:space="preserve"> </w:t>
      </w:r>
      <w:r w:rsidRPr="001706B9">
        <w:rPr>
          <w:rFonts w:ascii="Consolas" w:eastAsia="Times New Roman" w:hAnsi="Consolas" w:cs="Times New Roman"/>
          <w:color w:val="A5D6FF"/>
          <w:kern w:val="0"/>
          <w:sz w:val="21"/>
          <w:szCs w:val="21"/>
          <w14:ligatures w14:val="none"/>
        </w:rPr>
        <w:t xml:space="preserve">"Failed to update RDS DB instance </w:t>
      </w:r>
      <w:r w:rsidRPr="006C576C">
        <w:rPr>
          <w:rFonts w:ascii="Consolas" w:eastAsia="Times New Roman" w:hAnsi="Consolas" w:cs="Times New Roman"/>
          <w:color w:val="9CDCFE"/>
          <w:kern w:val="0"/>
          <w:sz w:val="21"/>
          <w:szCs w:val="21"/>
          <w14:ligatures w14:val="none"/>
        </w:rPr>
        <w:t>$</w:t>
      </w:r>
      <w:proofErr w:type="spellStart"/>
      <w:r w:rsidRPr="006C576C">
        <w:rPr>
          <w:rFonts w:ascii="Consolas" w:eastAsia="Times New Roman" w:hAnsi="Consolas" w:cs="Times New Roman"/>
          <w:color w:val="9CDCFE"/>
          <w:kern w:val="0"/>
          <w:sz w:val="21"/>
          <w:szCs w:val="21"/>
          <w14:ligatures w14:val="none"/>
        </w:rPr>
        <w:t>DBInstanceIdentifier</w:t>
      </w:r>
      <w:proofErr w:type="spellEnd"/>
      <w:r w:rsidRPr="001706B9">
        <w:rPr>
          <w:rFonts w:ascii="Consolas" w:eastAsia="Times New Roman" w:hAnsi="Consolas" w:cs="Times New Roman"/>
          <w:color w:val="A5D6FF"/>
          <w:kern w:val="0"/>
          <w:sz w:val="21"/>
          <w:szCs w:val="21"/>
          <w14:ligatures w14:val="none"/>
        </w:rPr>
        <w:t xml:space="preserve"> to </w:t>
      </w:r>
      <w:r w:rsidRPr="001706B9">
        <w:rPr>
          <w:rFonts w:ascii="Consolas" w:eastAsia="Times New Roman" w:hAnsi="Consolas" w:cs="Times New Roman"/>
          <w:color w:val="C9D1D9"/>
          <w:kern w:val="0"/>
          <w:sz w:val="21"/>
          <w:szCs w:val="21"/>
          <w14:ligatures w14:val="none"/>
        </w:rPr>
        <w:t>$</w:t>
      </w:r>
      <w:proofErr w:type="spellStart"/>
      <w:r w:rsidRPr="001706B9">
        <w:rPr>
          <w:rFonts w:ascii="Consolas" w:eastAsia="Times New Roman" w:hAnsi="Consolas" w:cs="Times New Roman"/>
          <w:color w:val="C9D1D9"/>
          <w:kern w:val="0"/>
          <w:sz w:val="21"/>
          <w:szCs w:val="21"/>
          <w14:ligatures w14:val="none"/>
        </w:rPr>
        <w:t>DesiredInstanceType</w:t>
      </w:r>
      <w:proofErr w:type="spellEnd"/>
      <w:r w:rsidRPr="001706B9">
        <w:rPr>
          <w:rFonts w:ascii="Consolas" w:eastAsia="Times New Roman" w:hAnsi="Consolas" w:cs="Times New Roman"/>
          <w:color w:val="A5D6FF"/>
          <w:kern w:val="0"/>
          <w:sz w:val="21"/>
          <w:szCs w:val="21"/>
          <w14:ligatures w14:val="none"/>
        </w:rPr>
        <w:t xml:space="preserve"> </w:t>
      </w:r>
      <w:r w:rsidRPr="001706B9">
        <w:rPr>
          <w:rFonts w:ascii="Consolas" w:eastAsia="Times New Roman" w:hAnsi="Consolas" w:cs="Times New Roman"/>
          <w:color w:val="79C0FF"/>
          <w:kern w:val="0"/>
          <w:sz w:val="21"/>
          <w:szCs w:val="21"/>
          <w14:ligatures w14:val="none"/>
        </w:rPr>
        <w:t>$_</w:t>
      </w:r>
      <w:r w:rsidRPr="001706B9">
        <w:rPr>
          <w:rFonts w:ascii="Consolas" w:eastAsia="Times New Roman" w:hAnsi="Consolas" w:cs="Times New Roman"/>
          <w:color w:val="A5D6FF"/>
          <w:kern w:val="0"/>
          <w:sz w:val="21"/>
          <w:szCs w:val="21"/>
          <w14:ligatures w14:val="none"/>
        </w:rPr>
        <w:t>"</w:t>
      </w:r>
    </w:p>
    <w:p w14:paraId="22E9A6C7" w14:textId="77777777" w:rsidR="001706B9" w:rsidRPr="001706B9" w:rsidRDefault="001706B9" w:rsidP="001706B9">
      <w:pPr>
        <w:shd w:val="clear" w:color="auto" w:fill="121314"/>
        <w:spacing w:line="285" w:lineRule="atLeast"/>
        <w:rPr>
          <w:rFonts w:ascii="Consolas" w:eastAsia="Times New Roman" w:hAnsi="Consolas" w:cs="Times New Roman"/>
          <w:color w:val="BBBEBF"/>
          <w:kern w:val="0"/>
          <w:sz w:val="21"/>
          <w:szCs w:val="21"/>
          <w14:ligatures w14:val="none"/>
        </w:rPr>
      </w:pPr>
      <w:r w:rsidRPr="001706B9">
        <w:rPr>
          <w:rFonts w:ascii="Consolas" w:eastAsia="Times New Roman" w:hAnsi="Consolas" w:cs="Times New Roman"/>
          <w:color w:val="BBBEBF"/>
          <w:kern w:val="0"/>
          <w:sz w:val="21"/>
          <w:szCs w:val="21"/>
          <w14:ligatures w14:val="none"/>
        </w:rPr>
        <w:t>    }</w:t>
      </w:r>
    </w:p>
    <w:p w14:paraId="58379AEC" w14:textId="6CB1E53D" w:rsidR="001E4CE0" w:rsidRPr="001706B9" w:rsidRDefault="001706B9" w:rsidP="001706B9">
      <w:pPr>
        <w:shd w:val="clear" w:color="auto" w:fill="121314"/>
        <w:spacing w:line="285" w:lineRule="atLeast"/>
        <w:rPr>
          <w:rFonts w:ascii="Consolas" w:eastAsia="Times New Roman" w:hAnsi="Consolas" w:cs="Times New Roman"/>
          <w:color w:val="BBBEBF"/>
          <w:kern w:val="0"/>
          <w:sz w:val="21"/>
          <w:szCs w:val="21"/>
          <w14:ligatures w14:val="none"/>
        </w:rPr>
      </w:pPr>
      <w:r w:rsidRPr="001706B9">
        <w:rPr>
          <w:rFonts w:ascii="Consolas" w:eastAsia="Times New Roman" w:hAnsi="Consolas" w:cs="Times New Roman"/>
          <w:color w:val="BBBEBF"/>
          <w:kern w:val="0"/>
          <w:sz w:val="21"/>
          <w:szCs w:val="21"/>
          <w14:ligatures w14:val="none"/>
        </w:rPr>
        <w:t>}</w:t>
      </w:r>
    </w:p>
    <w:p w14:paraId="5E7D7C1B" w14:textId="7ECA7D2E" w:rsidR="00B547B3" w:rsidRDefault="00B547B3" w:rsidP="00B547B3">
      <w:pPr>
        <w:pStyle w:val="Heading3"/>
      </w:pPr>
      <w:r w:rsidRPr="0047511D">
        <w:lastRenderedPageBreak/>
        <w:t xml:space="preserve">Activity </w:t>
      </w:r>
      <w:r w:rsidR="00260569">
        <w:t>5</w:t>
      </w:r>
      <w:r>
        <w:t>-2</w:t>
      </w:r>
      <w:r w:rsidRPr="0047511D">
        <w:t xml:space="preserve"> – </w:t>
      </w:r>
      <w:r>
        <w:t>Optimizing your instance</w:t>
      </w:r>
    </w:p>
    <w:p w14:paraId="0F0F0E33" w14:textId="20931847" w:rsidR="00B547B3" w:rsidRDefault="00B547B3" w:rsidP="00B547B3">
      <w:r>
        <w:t xml:space="preserve">In this activity, you will reduce the vCPU count to </w:t>
      </w:r>
      <w:r w:rsidRPr="000D47FA">
        <w:rPr>
          <w:b/>
          <w:bCs/>
        </w:rPr>
        <w:t xml:space="preserve">6 vCPUs </w:t>
      </w:r>
      <w:r>
        <w:t xml:space="preserve">of your recently converted </w:t>
      </w:r>
      <w:r w:rsidRPr="007F3295">
        <w:rPr>
          <w:b/>
          <w:bCs/>
        </w:rPr>
        <w:t>r8a-4xlarge</w:t>
      </w:r>
      <w:r>
        <w:t xml:space="preserve"> instance to save money on Windows</w:t>
      </w:r>
      <w:r w:rsidR="0049247E">
        <w:t xml:space="preserve"> and SQL</w:t>
      </w:r>
      <w:r>
        <w:t xml:space="preserve"> licensing without sacrificing performance.</w:t>
      </w:r>
    </w:p>
    <w:p w14:paraId="7B458E8B" w14:textId="154C4D7D" w:rsidR="00CD2EAB" w:rsidRPr="00324AD5" w:rsidRDefault="00CD2EAB" w:rsidP="00CD2EAB">
      <w:pPr>
        <w:pStyle w:val="ListParagraph"/>
        <w:numPr>
          <w:ilvl w:val="0"/>
          <w:numId w:val="20"/>
        </w:numPr>
      </w:pPr>
      <w:r>
        <w:t xml:space="preserve">Select the RDS database identifier </w:t>
      </w:r>
      <w:r w:rsidR="000011EE">
        <w:rPr>
          <w:b/>
          <w:bCs/>
        </w:rPr>
        <w:t>amd-id-01</w:t>
      </w:r>
      <w:r w:rsidR="000011EE">
        <w:t xml:space="preserve"> </w:t>
      </w:r>
      <w:r>
        <w:t xml:space="preserve">and select </w:t>
      </w:r>
      <w:r>
        <w:rPr>
          <w:b/>
          <w:bCs/>
        </w:rPr>
        <w:t>Modify</w:t>
      </w:r>
    </w:p>
    <w:p w14:paraId="63878678" w14:textId="0A4FD93C" w:rsidR="00324AD5" w:rsidRPr="00380713" w:rsidRDefault="00324AD5" w:rsidP="00324AD5">
      <w:r>
        <w:rPr>
          <w:noProof/>
        </w:rPr>
        <w:drawing>
          <wp:inline distT="0" distB="0" distL="0" distR="0" wp14:anchorId="344D9B07" wp14:editId="5307E6DC">
            <wp:extent cx="5943600" cy="1620657"/>
            <wp:effectExtent l="0" t="0" r="0" b="0"/>
            <wp:docPr id="12439994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1620657"/>
                    </a:xfrm>
                    <a:prstGeom prst="rect">
                      <a:avLst/>
                    </a:prstGeom>
                    <a:noFill/>
                    <a:ln>
                      <a:noFill/>
                    </a:ln>
                  </pic:spPr>
                </pic:pic>
              </a:graphicData>
            </a:graphic>
          </wp:inline>
        </w:drawing>
      </w:r>
    </w:p>
    <w:p w14:paraId="367A63CE" w14:textId="7D9EE0AB" w:rsidR="00CD2EAB" w:rsidRDefault="00CD2EAB" w:rsidP="00CD2EAB">
      <w:pPr>
        <w:pStyle w:val="ListParagraph"/>
        <w:numPr>
          <w:ilvl w:val="0"/>
          <w:numId w:val="20"/>
        </w:numPr>
      </w:pPr>
      <w:r>
        <w:t xml:space="preserve">On the </w:t>
      </w:r>
      <w:r w:rsidRPr="003709ED">
        <w:rPr>
          <w:b/>
          <w:bCs/>
        </w:rPr>
        <w:t xml:space="preserve">Modify DB instance: </w:t>
      </w:r>
      <w:r w:rsidR="009C79AB">
        <w:rPr>
          <w:b/>
          <w:bCs/>
        </w:rPr>
        <w:t>amd-id-01</w:t>
      </w:r>
      <w:r w:rsidR="009C79AB">
        <w:t xml:space="preserve"> page,</w:t>
      </w:r>
      <w:r>
        <w:t xml:space="preserve"> scroll down to the </w:t>
      </w:r>
      <w:r w:rsidRPr="00240744">
        <w:rPr>
          <w:b/>
          <w:bCs/>
        </w:rPr>
        <w:t>Instance configuration</w:t>
      </w:r>
      <w:r>
        <w:t xml:space="preserve"> section and set the </w:t>
      </w:r>
      <w:r w:rsidR="009C79AB">
        <w:t>following,</w:t>
      </w:r>
      <w:r>
        <w:t xml:space="preserve"> and select </w:t>
      </w:r>
      <w:r>
        <w:rPr>
          <w:b/>
          <w:bCs/>
        </w:rPr>
        <w:t>Continue</w:t>
      </w:r>
    </w:p>
    <w:p w14:paraId="1E4FC056" w14:textId="3F748E58" w:rsidR="00CD2EAB" w:rsidRDefault="001D648D" w:rsidP="001D648D">
      <w:pPr>
        <w:pStyle w:val="ListParagraph"/>
        <w:numPr>
          <w:ilvl w:val="1"/>
          <w:numId w:val="20"/>
        </w:numPr>
      </w:pPr>
      <w:r w:rsidRPr="001D648D">
        <w:t>Optimize CPU</w:t>
      </w:r>
      <w:r>
        <w:t xml:space="preserve">: </w:t>
      </w:r>
      <w:r w:rsidR="00C06035" w:rsidRPr="00C06035">
        <w:t>Configure the number of vCPUs</w:t>
      </w:r>
      <w:r w:rsidR="00C06035">
        <w:t>, checked</w:t>
      </w:r>
    </w:p>
    <w:p w14:paraId="24366404" w14:textId="2A04B369" w:rsidR="002905FF" w:rsidRPr="002905FF" w:rsidRDefault="002905FF" w:rsidP="001D648D">
      <w:pPr>
        <w:pStyle w:val="ListParagraph"/>
        <w:numPr>
          <w:ilvl w:val="1"/>
          <w:numId w:val="20"/>
        </w:numPr>
      </w:pPr>
      <w:r>
        <w:t xml:space="preserve">vCPUs, </w:t>
      </w:r>
      <w:r w:rsidRPr="002905FF">
        <w:t>thread(s) per CPU core:</w:t>
      </w:r>
      <w:r>
        <w:rPr>
          <w:b/>
          <w:bCs/>
        </w:rPr>
        <w:t xml:space="preserve"> 1</w:t>
      </w:r>
    </w:p>
    <w:p w14:paraId="5FD479BB" w14:textId="5CA5E00F" w:rsidR="002905FF" w:rsidRPr="00BD4289" w:rsidRDefault="002905FF" w:rsidP="002905FF">
      <w:pPr>
        <w:pStyle w:val="ListParagraph"/>
        <w:numPr>
          <w:ilvl w:val="1"/>
          <w:numId w:val="20"/>
        </w:numPr>
      </w:pPr>
      <w:r>
        <w:t>vCPUs, core</w:t>
      </w:r>
      <w:r w:rsidRPr="002905FF">
        <w:t>(s):</w:t>
      </w:r>
      <w:r>
        <w:rPr>
          <w:b/>
          <w:bCs/>
        </w:rPr>
        <w:t xml:space="preserve"> 6</w:t>
      </w:r>
    </w:p>
    <w:p w14:paraId="5FD53DE2" w14:textId="4B8C836C" w:rsidR="00BD4289" w:rsidRDefault="00BD4289" w:rsidP="00BD4289">
      <w:pPr>
        <w:jc w:val="center"/>
      </w:pPr>
      <w:r>
        <w:rPr>
          <w:noProof/>
        </w:rPr>
        <w:drawing>
          <wp:inline distT="0" distB="0" distL="0" distR="0" wp14:anchorId="568026A1" wp14:editId="689A92F5">
            <wp:extent cx="5935980" cy="3931920"/>
            <wp:effectExtent l="0" t="0" r="7620" b="0"/>
            <wp:docPr id="10877046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35980" cy="3931920"/>
                    </a:xfrm>
                    <a:prstGeom prst="rect">
                      <a:avLst/>
                    </a:prstGeom>
                    <a:noFill/>
                    <a:ln>
                      <a:noFill/>
                    </a:ln>
                  </pic:spPr>
                </pic:pic>
              </a:graphicData>
            </a:graphic>
          </wp:inline>
        </w:drawing>
      </w:r>
    </w:p>
    <w:p w14:paraId="02AF8251" w14:textId="77777777" w:rsidR="00CD2EAB" w:rsidRPr="009F08E7" w:rsidRDefault="00CD2EAB" w:rsidP="00CD2EAB">
      <w:pPr>
        <w:pStyle w:val="ListParagraph"/>
        <w:numPr>
          <w:ilvl w:val="0"/>
          <w:numId w:val="20"/>
        </w:numPr>
      </w:pPr>
      <w:r>
        <w:t xml:space="preserve">On the </w:t>
      </w:r>
      <w:r w:rsidRPr="009A6D8A">
        <w:t>Summary of modifications</w:t>
      </w:r>
      <w:r>
        <w:t xml:space="preserve"> page, select </w:t>
      </w:r>
      <w:r w:rsidRPr="0084396C">
        <w:rPr>
          <w:b/>
          <w:bCs/>
        </w:rPr>
        <w:t>Apply immediately</w:t>
      </w:r>
      <w:r>
        <w:t xml:space="preserve">, and select </w:t>
      </w:r>
      <w:r>
        <w:rPr>
          <w:b/>
          <w:bCs/>
        </w:rPr>
        <w:t>Modify DB instance</w:t>
      </w:r>
    </w:p>
    <w:p w14:paraId="5AD328C8" w14:textId="7F1CFE02" w:rsidR="009F08E7" w:rsidRPr="006F2B8B" w:rsidRDefault="009F08E7" w:rsidP="009F08E7">
      <w:r>
        <w:rPr>
          <w:noProof/>
        </w:rPr>
        <w:lastRenderedPageBreak/>
        <w:drawing>
          <wp:inline distT="0" distB="0" distL="0" distR="0" wp14:anchorId="58AB7435" wp14:editId="16497C3A">
            <wp:extent cx="5935980" cy="3345180"/>
            <wp:effectExtent l="0" t="0" r="7620" b="7620"/>
            <wp:docPr id="18173620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35980" cy="3345180"/>
                    </a:xfrm>
                    <a:prstGeom prst="rect">
                      <a:avLst/>
                    </a:prstGeom>
                    <a:noFill/>
                    <a:ln>
                      <a:noFill/>
                    </a:ln>
                  </pic:spPr>
                </pic:pic>
              </a:graphicData>
            </a:graphic>
          </wp:inline>
        </w:drawing>
      </w:r>
    </w:p>
    <w:p w14:paraId="22271686" w14:textId="77777777" w:rsidR="00CD2EAB" w:rsidRDefault="00CD2EAB" w:rsidP="00CD2EAB">
      <w:pPr>
        <w:ind w:left="360"/>
      </w:pPr>
      <w:r>
        <w:t>Note: It will take about 10 minutes for the instance modification to complete. You will not be able to make any modifications to the DB while it is updating.</w:t>
      </w:r>
    </w:p>
    <w:p w14:paraId="7D955040" w14:textId="643490E6" w:rsidR="00711EA7" w:rsidRDefault="00711EA7" w:rsidP="00711EA7">
      <w:r>
        <w:rPr>
          <w:noProof/>
        </w:rPr>
        <w:drawing>
          <wp:inline distT="0" distB="0" distL="0" distR="0" wp14:anchorId="4FA7A5E4" wp14:editId="4EBF531D">
            <wp:extent cx="5943600" cy="2401154"/>
            <wp:effectExtent l="0" t="0" r="0" b="0"/>
            <wp:docPr id="549010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401154"/>
                    </a:xfrm>
                    <a:prstGeom prst="rect">
                      <a:avLst/>
                    </a:prstGeom>
                    <a:noFill/>
                    <a:ln>
                      <a:noFill/>
                    </a:ln>
                  </pic:spPr>
                </pic:pic>
              </a:graphicData>
            </a:graphic>
          </wp:inline>
        </w:drawing>
      </w:r>
    </w:p>
    <w:p w14:paraId="5097D5E4" w14:textId="77777777" w:rsidR="00CD2EAB" w:rsidRDefault="00CD2EAB" w:rsidP="00CD2EAB">
      <w:pPr>
        <w:ind w:left="360"/>
      </w:pPr>
    </w:p>
    <w:p w14:paraId="62233217" w14:textId="03E0BF9A" w:rsidR="00CD2EAB" w:rsidRDefault="00CD2EAB" w:rsidP="00E97861">
      <w:pPr>
        <w:ind w:left="360"/>
      </w:pPr>
      <w:r>
        <w:t xml:space="preserve">In production, do modifications like these during scheduled maintenance windows. There will be a brief outage while AWS </w:t>
      </w:r>
      <w:r w:rsidR="00F64369">
        <w:t>updates</w:t>
      </w:r>
      <w:r>
        <w:t xml:space="preserve"> the underlying EC2 instances.</w:t>
      </w:r>
    </w:p>
    <w:p w14:paraId="0B3BF593" w14:textId="446B1AC4" w:rsidR="00260569" w:rsidRDefault="00260569" w:rsidP="00260569">
      <w:pPr>
        <w:pStyle w:val="Heading3"/>
      </w:pPr>
      <w:r>
        <w:t>Activity 5-2 Optimizing vCPU count to save money on licensing, the AWS PowerShell way</w:t>
      </w:r>
    </w:p>
    <w:p w14:paraId="1648B297" w14:textId="56A371D6" w:rsidR="00260569" w:rsidRDefault="00260569" w:rsidP="00260569">
      <w:r>
        <w:t xml:space="preserve">Below are the PowerShell commands to set the vCPU count on </w:t>
      </w:r>
      <w:r w:rsidR="009C79AB">
        <w:rPr>
          <w:b/>
          <w:bCs/>
        </w:rPr>
        <w:t>amd-id-01</w:t>
      </w:r>
      <w:r w:rsidR="009C79AB">
        <w:t xml:space="preserve"> </w:t>
      </w:r>
      <w:r>
        <w:t xml:space="preserve">to 6 vCPUs from </w:t>
      </w:r>
      <w:r w:rsidR="00726816">
        <w:t>8</w:t>
      </w:r>
      <w:r>
        <w:t>.</w:t>
      </w:r>
    </w:p>
    <w:p w14:paraId="672740D1" w14:textId="77777777" w:rsidR="00AD409C" w:rsidRPr="00F01875" w:rsidRDefault="00AD409C" w:rsidP="00AD409C">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6A9955"/>
          <w:kern w:val="0"/>
          <w:sz w:val="21"/>
          <w:szCs w:val="21"/>
          <w14:ligatures w14:val="none"/>
        </w:rPr>
        <w:t xml:space="preserve">#### </w:t>
      </w:r>
      <w:r w:rsidRPr="00F01875">
        <w:rPr>
          <w:rFonts w:ascii="Consolas" w:eastAsia="Times New Roman" w:hAnsi="Consolas" w:cs="Times New Roman"/>
          <w:color w:val="DCDCAA"/>
          <w:kern w:val="0"/>
          <w:sz w:val="21"/>
          <w:szCs w:val="21"/>
          <w14:ligatures w14:val="none"/>
        </w:rPr>
        <w:t>Variables</w:t>
      </w:r>
      <w:r w:rsidRPr="00F01875">
        <w:rPr>
          <w:rFonts w:ascii="Consolas" w:eastAsia="Times New Roman" w:hAnsi="Consolas" w:cs="Times New Roman"/>
          <w:color w:val="6A9955"/>
          <w:kern w:val="0"/>
          <w:sz w:val="21"/>
          <w:szCs w:val="21"/>
          <w14:ligatures w14:val="none"/>
        </w:rPr>
        <w:t xml:space="preserve"> ####</w:t>
      </w:r>
    </w:p>
    <w:p w14:paraId="67EE7401" w14:textId="77777777" w:rsidR="00AD409C" w:rsidRPr="00F01875" w:rsidRDefault="00AD409C" w:rsidP="00AD409C">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9CDCFE"/>
          <w:kern w:val="0"/>
          <w:sz w:val="21"/>
          <w:szCs w:val="21"/>
          <w14:ligatures w14:val="none"/>
        </w:rPr>
        <w:t>$Region</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D4D4D4"/>
          <w:kern w:val="0"/>
          <w:sz w:val="21"/>
          <w:szCs w:val="21"/>
          <w14:ligatures w14:val="none"/>
        </w:rPr>
        <w:t>=</w:t>
      </w:r>
      <w:r w:rsidRPr="00F01875">
        <w:rPr>
          <w:rFonts w:ascii="Consolas" w:eastAsia="Times New Roman" w:hAnsi="Consolas" w:cs="Times New Roman"/>
          <w:color w:val="CCCCCC"/>
          <w:kern w:val="0"/>
          <w:sz w:val="21"/>
          <w:szCs w:val="21"/>
          <w14:ligatures w14:val="none"/>
        </w:rPr>
        <w:t xml:space="preserve"> </w:t>
      </w:r>
      <w:r w:rsidRPr="00F01875">
        <w:rPr>
          <w:rFonts w:ascii="Consolas" w:eastAsia="Times New Roman" w:hAnsi="Consolas" w:cs="Times New Roman"/>
          <w:color w:val="CE9178"/>
          <w:kern w:val="0"/>
          <w:sz w:val="21"/>
          <w:szCs w:val="21"/>
          <w14:ligatures w14:val="none"/>
        </w:rPr>
        <w:t>'us-west-2'</w:t>
      </w:r>
    </w:p>
    <w:p w14:paraId="728E3687" w14:textId="77777777" w:rsidR="00BB4765" w:rsidRPr="00BB4765" w:rsidRDefault="00BB4765" w:rsidP="00BB4765">
      <w:pPr>
        <w:shd w:val="clear" w:color="auto" w:fill="1F1F1F"/>
        <w:spacing w:line="285" w:lineRule="atLeast"/>
        <w:rPr>
          <w:rFonts w:ascii="Consolas" w:eastAsia="Times New Roman" w:hAnsi="Consolas" w:cs="Times New Roman"/>
          <w:color w:val="9CDCFE"/>
          <w:kern w:val="0"/>
          <w:sz w:val="21"/>
          <w:szCs w:val="21"/>
          <w14:ligatures w14:val="none"/>
        </w:rPr>
      </w:pPr>
      <w:r w:rsidRPr="00BB4765">
        <w:rPr>
          <w:rFonts w:ascii="Consolas" w:eastAsia="Times New Roman" w:hAnsi="Consolas" w:cs="Times New Roman"/>
          <w:color w:val="9CDCFE"/>
          <w:kern w:val="0"/>
          <w:sz w:val="21"/>
          <w:szCs w:val="21"/>
          <w14:ligatures w14:val="none"/>
        </w:rPr>
        <w:t>$</w:t>
      </w:r>
      <w:proofErr w:type="spellStart"/>
      <w:r w:rsidRPr="00BB4765">
        <w:rPr>
          <w:rFonts w:ascii="Consolas" w:eastAsia="Times New Roman" w:hAnsi="Consolas" w:cs="Times New Roman"/>
          <w:color w:val="9CDCFE"/>
          <w:kern w:val="0"/>
          <w:sz w:val="21"/>
          <w:szCs w:val="21"/>
          <w14:ligatures w14:val="none"/>
        </w:rPr>
        <w:t>CoreCount</w:t>
      </w:r>
      <w:proofErr w:type="spellEnd"/>
      <w:r w:rsidRPr="00BB4765">
        <w:rPr>
          <w:rFonts w:ascii="Consolas" w:eastAsia="Times New Roman" w:hAnsi="Consolas" w:cs="Times New Roman"/>
          <w:color w:val="9CDCFE"/>
          <w:kern w:val="0"/>
          <w:sz w:val="21"/>
          <w:szCs w:val="21"/>
          <w14:ligatures w14:val="none"/>
        </w:rPr>
        <w:t xml:space="preserve"> = </w:t>
      </w:r>
      <w:r w:rsidRPr="00BB4765">
        <w:rPr>
          <w:rFonts w:ascii="Consolas" w:eastAsia="Times New Roman" w:hAnsi="Consolas" w:cs="Times New Roman"/>
          <w:color w:val="CE9178"/>
          <w:kern w:val="0"/>
          <w:sz w:val="21"/>
          <w:szCs w:val="21"/>
          <w14:ligatures w14:val="none"/>
        </w:rPr>
        <w:t>'6'</w:t>
      </w:r>
    </w:p>
    <w:p w14:paraId="54CEDF04" w14:textId="77777777" w:rsidR="00BB4765" w:rsidRPr="00BB4765" w:rsidRDefault="00BB4765" w:rsidP="00BB4765">
      <w:pPr>
        <w:shd w:val="clear" w:color="auto" w:fill="1F1F1F"/>
        <w:spacing w:line="285" w:lineRule="atLeast"/>
        <w:rPr>
          <w:rFonts w:ascii="Consolas" w:eastAsia="Times New Roman" w:hAnsi="Consolas" w:cs="Times New Roman"/>
          <w:color w:val="9CDCFE"/>
          <w:kern w:val="0"/>
          <w:sz w:val="21"/>
          <w:szCs w:val="21"/>
          <w14:ligatures w14:val="none"/>
        </w:rPr>
      </w:pPr>
      <w:r w:rsidRPr="00BB4765">
        <w:rPr>
          <w:rFonts w:ascii="Consolas" w:eastAsia="Times New Roman" w:hAnsi="Consolas" w:cs="Times New Roman"/>
          <w:color w:val="9CDCFE"/>
          <w:kern w:val="0"/>
          <w:sz w:val="21"/>
          <w:szCs w:val="21"/>
          <w14:ligatures w14:val="none"/>
        </w:rPr>
        <w:lastRenderedPageBreak/>
        <w:t>$</w:t>
      </w:r>
      <w:proofErr w:type="spellStart"/>
      <w:r w:rsidRPr="00BB4765">
        <w:rPr>
          <w:rFonts w:ascii="Consolas" w:eastAsia="Times New Roman" w:hAnsi="Consolas" w:cs="Times New Roman"/>
          <w:color w:val="9CDCFE"/>
          <w:kern w:val="0"/>
          <w:sz w:val="21"/>
          <w:szCs w:val="21"/>
          <w14:ligatures w14:val="none"/>
        </w:rPr>
        <w:t>ThreadsPerCore</w:t>
      </w:r>
      <w:proofErr w:type="spellEnd"/>
      <w:r w:rsidRPr="00BB4765">
        <w:rPr>
          <w:rFonts w:ascii="Consolas" w:eastAsia="Times New Roman" w:hAnsi="Consolas" w:cs="Times New Roman"/>
          <w:color w:val="9CDCFE"/>
          <w:kern w:val="0"/>
          <w:sz w:val="21"/>
          <w:szCs w:val="21"/>
          <w14:ligatures w14:val="none"/>
        </w:rPr>
        <w:t xml:space="preserve"> = </w:t>
      </w:r>
      <w:r w:rsidRPr="00BB4765">
        <w:rPr>
          <w:rFonts w:ascii="Consolas" w:eastAsia="Times New Roman" w:hAnsi="Consolas" w:cs="Times New Roman"/>
          <w:color w:val="CE9178"/>
          <w:kern w:val="0"/>
          <w:sz w:val="21"/>
          <w:szCs w:val="21"/>
          <w14:ligatures w14:val="none"/>
        </w:rPr>
        <w:t>'1'</w:t>
      </w:r>
    </w:p>
    <w:p w14:paraId="2B2EA467" w14:textId="765001FE" w:rsidR="00C91F6B" w:rsidRPr="00F01875" w:rsidRDefault="00632E57" w:rsidP="00AD409C">
      <w:pPr>
        <w:shd w:val="clear" w:color="auto" w:fill="1F1F1F"/>
        <w:spacing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9CDCFE"/>
          <w:kern w:val="0"/>
          <w:sz w:val="21"/>
          <w:szCs w:val="21"/>
          <w14:ligatures w14:val="none"/>
        </w:rPr>
        <w:t>$</w:t>
      </w:r>
      <w:proofErr w:type="spellStart"/>
      <w:r w:rsidR="00C91F6B" w:rsidRPr="006C576C">
        <w:rPr>
          <w:rFonts w:ascii="Consolas" w:eastAsia="Times New Roman" w:hAnsi="Consolas" w:cs="Times New Roman"/>
          <w:color w:val="9CDCFE"/>
          <w:kern w:val="0"/>
          <w:sz w:val="21"/>
          <w:szCs w:val="21"/>
          <w14:ligatures w14:val="none"/>
        </w:rPr>
        <w:t>DBInstanceIdentifier</w:t>
      </w:r>
      <w:proofErr w:type="spellEnd"/>
      <w:r w:rsidR="00C91F6B">
        <w:rPr>
          <w:rFonts w:ascii="Consolas" w:eastAsia="Times New Roman" w:hAnsi="Consolas" w:cs="Times New Roman"/>
          <w:color w:val="9CDCFE"/>
          <w:kern w:val="0"/>
          <w:sz w:val="21"/>
          <w:szCs w:val="21"/>
          <w14:ligatures w14:val="none"/>
        </w:rPr>
        <w:t xml:space="preserve"> = </w:t>
      </w:r>
      <w:r w:rsidR="00C91F6B" w:rsidRPr="00F01875">
        <w:rPr>
          <w:rFonts w:ascii="Consolas" w:eastAsia="Times New Roman" w:hAnsi="Consolas" w:cs="Times New Roman"/>
          <w:color w:val="CE9178"/>
          <w:kern w:val="0"/>
          <w:sz w:val="21"/>
          <w:szCs w:val="21"/>
          <w14:ligatures w14:val="none"/>
        </w:rPr>
        <w:t>'</w:t>
      </w:r>
      <w:r w:rsidR="009C79AB" w:rsidRPr="009C79AB">
        <w:rPr>
          <w:rFonts w:ascii="Consolas" w:eastAsia="Times New Roman" w:hAnsi="Consolas" w:cs="Times New Roman"/>
          <w:color w:val="CE9178"/>
          <w:kern w:val="0"/>
          <w:sz w:val="21"/>
          <w:szCs w:val="21"/>
          <w14:ligatures w14:val="none"/>
        </w:rPr>
        <w:t>amd-id-01</w:t>
      </w:r>
      <w:r w:rsidR="00C91F6B" w:rsidRPr="00F01875">
        <w:rPr>
          <w:rFonts w:ascii="Consolas" w:eastAsia="Times New Roman" w:hAnsi="Consolas" w:cs="Times New Roman"/>
          <w:color w:val="CE9178"/>
          <w:kern w:val="0"/>
          <w:sz w:val="21"/>
          <w:szCs w:val="21"/>
          <w14:ligatures w14:val="none"/>
        </w:rPr>
        <w:t>'</w:t>
      </w:r>
    </w:p>
    <w:p w14:paraId="13145DBE" w14:textId="77777777" w:rsidR="00AD409C" w:rsidRPr="00F01875" w:rsidRDefault="00AD409C" w:rsidP="00AD409C">
      <w:pPr>
        <w:shd w:val="clear" w:color="auto" w:fill="1F1F1F"/>
        <w:spacing w:line="285" w:lineRule="atLeast"/>
        <w:rPr>
          <w:rFonts w:ascii="Consolas" w:eastAsia="Times New Roman" w:hAnsi="Consolas" w:cs="Times New Roman"/>
          <w:color w:val="CCCCCC"/>
          <w:kern w:val="0"/>
          <w:sz w:val="21"/>
          <w:szCs w:val="21"/>
          <w14:ligatures w14:val="none"/>
        </w:rPr>
      </w:pPr>
    </w:p>
    <w:p w14:paraId="0F5CECBC" w14:textId="77777777" w:rsidR="00AD409C" w:rsidRPr="00F01875" w:rsidRDefault="00AD409C" w:rsidP="00AD409C">
      <w:pPr>
        <w:shd w:val="clear" w:color="auto" w:fill="1F1F1F"/>
        <w:spacing w:line="285" w:lineRule="atLeast"/>
        <w:rPr>
          <w:rFonts w:ascii="Consolas" w:eastAsia="Times New Roman" w:hAnsi="Consolas" w:cs="Times New Roman"/>
          <w:color w:val="CCCCCC"/>
          <w:kern w:val="0"/>
          <w:sz w:val="21"/>
          <w:szCs w:val="21"/>
          <w14:ligatures w14:val="none"/>
        </w:rPr>
      </w:pPr>
      <w:r w:rsidRPr="00F01875">
        <w:rPr>
          <w:rFonts w:ascii="Consolas" w:eastAsia="Times New Roman" w:hAnsi="Consolas" w:cs="Times New Roman"/>
          <w:color w:val="6A9955"/>
          <w:kern w:val="0"/>
          <w:sz w:val="21"/>
          <w:szCs w:val="21"/>
          <w14:ligatures w14:val="none"/>
        </w:rPr>
        <w:t>#### Main ####</w:t>
      </w:r>
    </w:p>
    <w:p w14:paraId="6E37CA9E" w14:textId="77777777" w:rsidR="0028736B" w:rsidRPr="0028736B" w:rsidRDefault="0028736B" w:rsidP="0028736B">
      <w:pPr>
        <w:shd w:val="clear" w:color="auto" w:fill="121314"/>
        <w:spacing w:line="285" w:lineRule="atLeast"/>
        <w:rPr>
          <w:rFonts w:ascii="Consolas" w:eastAsia="Times New Roman" w:hAnsi="Consolas" w:cs="Times New Roman"/>
          <w:color w:val="BBBEBF"/>
          <w:kern w:val="0"/>
          <w:sz w:val="21"/>
          <w:szCs w:val="21"/>
          <w14:ligatures w14:val="none"/>
        </w:rPr>
      </w:pPr>
      <w:r w:rsidRPr="0028736B">
        <w:rPr>
          <w:rFonts w:ascii="Consolas" w:eastAsia="Times New Roman" w:hAnsi="Consolas" w:cs="Times New Roman"/>
          <w:color w:val="C9D1D9"/>
          <w:kern w:val="0"/>
          <w:sz w:val="21"/>
          <w:szCs w:val="21"/>
          <w14:ligatures w14:val="none"/>
        </w:rPr>
        <w:t>$</w:t>
      </w:r>
      <w:proofErr w:type="spellStart"/>
      <w:r w:rsidRPr="0028736B">
        <w:rPr>
          <w:rFonts w:ascii="Consolas" w:eastAsia="Times New Roman" w:hAnsi="Consolas" w:cs="Times New Roman"/>
          <w:color w:val="C9D1D9"/>
          <w:kern w:val="0"/>
          <w:sz w:val="21"/>
          <w:szCs w:val="21"/>
          <w14:ligatures w14:val="none"/>
        </w:rPr>
        <w:t>CoreFeature</w:t>
      </w:r>
      <w:proofErr w:type="spellEnd"/>
      <w:r w:rsidRPr="0028736B">
        <w:rPr>
          <w:rFonts w:ascii="Consolas" w:eastAsia="Times New Roman" w:hAnsi="Consolas" w:cs="Times New Roman"/>
          <w:color w:val="BBBEBF"/>
          <w:kern w:val="0"/>
          <w:sz w:val="21"/>
          <w:szCs w:val="21"/>
          <w14:ligatures w14:val="none"/>
        </w:rPr>
        <w:t xml:space="preserve"> </w:t>
      </w:r>
      <w:r w:rsidRPr="0028736B">
        <w:rPr>
          <w:rFonts w:ascii="Consolas" w:eastAsia="Times New Roman" w:hAnsi="Consolas" w:cs="Times New Roman"/>
          <w:color w:val="D4D4D4"/>
          <w:kern w:val="0"/>
          <w:sz w:val="21"/>
          <w:szCs w:val="21"/>
          <w14:ligatures w14:val="none"/>
        </w:rPr>
        <w:t>=</w:t>
      </w:r>
      <w:r w:rsidRPr="0028736B">
        <w:rPr>
          <w:rFonts w:ascii="Consolas" w:eastAsia="Times New Roman" w:hAnsi="Consolas" w:cs="Times New Roman"/>
          <w:color w:val="BBBEBF"/>
          <w:kern w:val="0"/>
          <w:sz w:val="21"/>
          <w:szCs w:val="21"/>
          <w14:ligatures w14:val="none"/>
        </w:rPr>
        <w:t xml:space="preserve"> </w:t>
      </w:r>
      <w:r w:rsidRPr="0028736B">
        <w:rPr>
          <w:rFonts w:ascii="Consolas" w:eastAsia="Times New Roman" w:hAnsi="Consolas" w:cs="Times New Roman"/>
          <w:color w:val="DCDCAA"/>
          <w:kern w:val="0"/>
          <w:sz w:val="21"/>
          <w:szCs w:val="21"/>
          <w14:ligatures w14:val="none"/>
        </w:rPr>
        <w:t>New-Object</w:t>
      </w:r>
      <w:r w:rsidRPr="0028736B">
        <w:rPr>
          <w:rFonts w:ascii="Consolas" w:eastAsia="Times New Roman" w:hAnsi="Consolas" w:cs="Times New Roman"/>
          <w:color w:val="BBBEBF"/>
          <w:kern w:val="0"/>
          <w:sz w:val="21"/>
          <w:szCs w:val="21"/>
          <w14:ligatures w14:val="none"/>
        </w:rPr>
        <w:t xml:space="preserve"> </w:t>
      </w:r>
      <w:r w:rsidRPr="0028736B">
        <w:rPr>
          <w:rFonts w:ascii="Consolas" w:eastAsia="Times New Roman" w:hAnsi="Consolas" w:cs="Times New Roman"/>
          <w:color w:val="A5D6FF"/>
          <w:kern w:val="0"/>
          <w:sz w:val="21"/>
          <w:szCs w:val="21"/>
          <w14:ligatures w14:val="none"/>
        </w:rPr>
        <w:t>'</w:t>
      </w:r>
      <w:proofErr w:type="spellStart"/>
      <w:proofErr w:type="gramStart"/>
      <w:r w:rsidRPr="0028736B">
        <w:rPr>
          <w:rFonts w:ascii="Consolas" w:eastAsia="Times New Roman" w:hAnsi="Consolas" w:cs="Times New Roman"/>
          <w:color w:val="A5D6FF"/>
          <w:kern w:val="0"/>
          <w:sz w:val="21"/>
          <w:szCs w:val="21"/>
          <w14:ligatures w14:val="none"/>
        </w:rPr>
        <w:t>Amazon.RDS.Model.ProcessorFeature</w:t>
      </w:r>
      <w:proofErr w:type="spellEnd"/>
      <w:proofErr w:type="gramEnd"/>
      <w:r w:rsidRPr="0028736B">
        <w:rPr>
          <w:rFonts w:ascii="Consolas" w:eastAsia="Times New Roman" w:hAnsi="Consolas" w:cs="Times New Roman"/>
          <w:color w:val="A5D6FF"/>
          <w:kern w:val="0"/>
          <w:sz w:val="21"/>
          <w:szCs w:val="21"/>
          <w14:ligatures w14:val="none"/>
        </w:rPr>
        <w:t>'</w:t>
      </w:r>
    </w:p>
    <w:p w14:paraId="6D650C14" w14:textId="77777777" w:rsidR="0028736B" w:rsidRPr="0028736B" w:rsidRDefault="0028736B" w:rsidP="0028736B">
      <w:pPr>
        <w:shd w:val="clear" w:color="auto" w:fill="121314"/>
        <w:spacing w:line="285" w:lineRule="atLeast"/>
        <w:rPr>
          <w:rFonts w:ascii="Consolas" w:eastAsia="Times New Roman" w:hAnsi="Consolas" w:cs="Times New Roman"/>
          <w:color w:val="BBBEBF"/>
          <w:kern w:val="0"/>
          <w:sz w:val="21"/>
          <w:szCs w:val="21"/>
          <w14:ligatures w14:val="none"/>
        </w:rPr>
      </w:pPr>
      <w:r w:rsidRPr="0028736B">
        <w:rPr>
          <w:rFonts w:ascii="Consolas" w:eastAsia="Times New Roman" w:hAnsi="Consolas" w:cs="Times New Roman"/>
          <w:color w:val="C9D1D9"/>
          <w:kern w:val="0"/>
          <w:sz w:val="21"/>
          <w:szCs w:val="21"/>
          <w14:ligatures w14:val="none"/>
        </w:rPr>
        <w:t>$</w:t>
      </w:r>
      <w:proofErr w:type="spellStart"/>
      <w:r w:rsidRPr="0028736B">
        <w:rPr>
          <w:rFonts w:ascii="Consolas" w:eastAsia="Times New Roman" w:hAnsi="Consolas" w:cs="Times New Roman"/>
          <w:color w:val="C9D1D9"/>
          <w:kern w:val="0"/>
          <w:sz w:val="21"/>
          <w:szCs w:val="21"/>
          <w14:ligatures w14:val="none"/>
        </w:rPr>
        <w:t>CoreFeature</w:t>
      </w:r>
      <w:r w:rsidRPr="0028736B">
        <w:rPr>
          <w:rFonts w:ascii="Consolas" w:eastAsia="Times New Roman" w:hAnsi="Consolas" w:cs="Times New Roman"/>
          <w:color w:val="DCDCAA"/>
          <w:kern w:val="0"/>
          <w:sz w:val="21"/>
          <w:szCs w:val="21"/>
          <w14:ligatures w14:val="none"/>
        </w:rPr>
        <w:t>.Name</w:t>
      </w:r>
      <w:proofErr w:type="spellEnd"/>
      <w:r w:rsidRPr="0028736B">
        <w:rPr>
          <w:rFonts w:ascii="Consolas" w:eastAsia="Times New Roman" w:hAnsi="Consolas" w:cs="Times New Roman"/>
          <w:color w:val="BBBEBF"/>
          <w:kern w:val="0"/>
          <w:sz w:val="21"/>
          <w:szCs w:val="21"/>
          <w14:ligatures w14:val="none"/>
        </w:rPr>
        <w:t xml:space="preserve"> </w:t>
      </w:r>
      <w:r w:rsidRPr="0028736B">
        <w:rPr>
          <w:rFonts w:ascii="Consolas" w:eastAsia="Times New Roman" w:hAnsi="Consolas" w:cs="Times New Roman"/>
          <w:color w:val="D4D4D4"/>
          <w:kern w:val="0"/>
          <w:sz w:val="21"/>
          <w:szCs w:val="21"/>
          <w14:ligatures w14:val="none"/>
        </w:rPr>
        <w:t>=</w:t>
      </w:r>
      <w:r w:rsidRPr="0028736B">
        <w:rPr>
          <w:rFonts w:ascii="Consolas" w:eastAsia="Times New Roman" w:hAnsi="Consolas" w:cs="Times New Roman"/>
          <w:color w:val="BBBEBF"/>
          <w:kern w:val="0"/>
          <w:sz w:val="21"/>
          <w:szCs w:val="21"/>
          <w14:ligatures w14:val="none"/>
        </w:rPr>
        <w:t xml:space="preserve"> </w:t>
      </w:r>
      <w:r w:rsidRPr="0028736B">
        <w:rPr>
          <w:rFonts w:ascii="Consolas" w:eastAsia="Times New Roman" w:hAnsi="Consolas" w:cs="Times New Roman"/>
          <w:color w:val="A5D6FF"/>
          <w:kern w:val="0"/>
          <w:sz w:val="21"/>
          <w:szCs w:val="21"/>
          <w14:ligatures w14:val="none"/>
        </w:rPr>
        <w:t>'</w:t>
      </w:r>
      <w:proofErr w:type="spellStart"/>
      <w:r w:rsidRPr="0028736B">
        <w:rPr>
          <w:rFonts w:ascii="Consolas" w:eastAsia="Times New Roman" w:hAnsi="Consolas" w:cs="Times New Roman"/>
          <w:color w:val="A5D6FF"/>
          <w:kern w:val="0"/>
          <w:sz w:val="21"/>
          <w:szCs w:val="21"/>
          <w14:ligatures w14:val="none"/>
        </w:rPr>
        <w:t>coreCount</w:t>
      </w:r>
      <w:proofErr w:type="spellEnd"/>
      <w:r w:rsidRPr="0028736B">
        <w:rPr>
          <w:rFonts w:ascii="Consolas" w:eastAsia="Times New Roman" w:hAnsi="Consolas" w:cs="Times New Roman"/>
          <w:color w:val="A5D6FF"/>
          <w:kern w:val="0"/>
          <w:sz w:val="21"/>
          <w:szCs w:val="21"/>
          <w14:ligatures w14:val="none"/>
        </w:rPr>
        <w:t>'</w:t>
      </w:r>
    </w:p>
    <w:p w14:paraId="588D3EB2" w14:textId="77777777" w:rsidR="0028736B" w:rsidRPr="0028736B" w:rsidRDefault="0028736B" w:rsidP="0028736B">
      <w:pPr>
        <w:shd w:val="clear" w:color="auto" w:fill="121314"/>
        <w:spacing w:line="285" w:lineRule="atLeast"/>
        <w:rPr>
          <w:rFonts w:ascii="Consolas" w:eastAsia="Times New Roman" w:hAnsi="Consolas" w:cs="Times New Roman"/>
          <w:color w:val="BBBEBF"/>
          <w:kern w:val="0"/>
          <w:sz w:val="21"/>
          <w:szCs w:val="21"/>
          <w14:ligatures w14:val="none"/>
        </w:rPr>
      </w:pPr>
      <w:r w:rsidRPr="0028736B">
        <w:rPr>
          <w:rFonts w:ascii="Consolas" w:eastAsia="Times New Roman" w:hAnsi="Consolas" w:cs="Times New Roman"/>
          <w:color w:val="C9D1D9"/>
          <w:kern w:val="0"/>
          <w:sz w:val="21"/>
          <w:szCs w:val="21"/>
          <w14:ligatures w14:val="none"/>
        </w:rPr>
        <w:t>$</w:t>
      </w:r>
      <w:proofErr w:type="spellStart"/>
      <w:r w:rsidRPr="0028736B">
        <w:rPr>
          <w:rFonts w:ascii="Consolas" w:eastAsia="Times New Roman" w:hAnsi="Consolas" w:cs="Times New Roman"/>
          <w:color w:val="C9D1D9"/>
          <w:kern w:val="0"/>
          <w:sz w:val="21"/>
          <w:szCs w:val="21"/>
          <w14:ligatures w14:val="none"/>
        </w:rPr>
        <w:t>CoreFeature</w:t>
      </w:r>
      <w:r w:rsidRPr="0028736B">
        <w:rPr>
          <w:rFonts w:ascii="Consolas" w:eastAsia="Times New Roman" w:hAnsi="Consolas" w:cs="Times New Roman"/>
          <w:color w:val="DCDCAA"/>
          <w:kern w:val="0"/>
          <w:sz w:val="21"/>
          <w:szCs w:val="21"/>
          <w14:ligatures w14:val="none"/>
        </w:rPr>
        <w:t>.Value</w:t>
      </w:r>
      <w:proofErr w:type="spellEnd"/>
      <w:r w:rsidRPr="0028736B">
        <w:rPr>
          <w:rFonts w:ascii="Consolas" w:eastAsia="Times New Roman" w:hAnsi="Consolas" w:cs="Times New Roman"/>
          <w:color w:val="BBBEBF"/>
          <w:kern w:val="0"/>
          <w:sz w:val="21"/>
          <w:szCs w:val="21"/>
          <w14:ligatures w14:val="none"/>
        </w:rPr>
        <w:t xml:space="preserve"> </w:t>
      </w:r>
      <w:r w:rsidRPr="0028736B">
        <w:rPr>
          <w:rFonts w:ascii="Consolas" w:eastAsia="Times New Roman" w:hAnsi="Consolas" w:cs="Times New Roman"/>
          <w:color w:val="D4D4D4"/>
          <w:kern w:val="0"/>
          <w:sz w:val="21"/>
          <w:szCs w:val="21"/>
          <w14:ligatures w14:val="none"/>
        </w:rPr>
        <w:t>=</w:t>
      </w:r>
      <w:r w:rsidRPr="0028736B">
        <w:rPr>
          <w:rFonts w:ascii="Consolas" w:eastAsia="Times New Roman" w:hAnsi="Consolas" w:cs="Times New Roman"/>
          <w:color w:val="BBBEBF"/>
          <w:kern w:val="0"/>
          <w:sz w:val="21"/>
          <w:szCs w:val="21"/>
          <w14:ligatures w14:val="none"/>
        </w:rPr>
        <w:t xml:space="preserve"> </w:t>
      </w:r>
      <w:r w:rsidRPr="0028736B">
        <w:rPr>
          <w:rFonts w:ascii="Consolas" w:eastAsia="Times New Roman" w:hAnsi="Consolas" w:cs="Times New Roman"/>
          <w:color w:val="C9D1D9"/>
          <w:kern w:val="0"/>
          <w:sz w:val="21"/>
          <w:szCs w:val="21"/>
          <w14:ligatures w14:val="none"/>
        </w:rPr>
        <w:t>$</w:t>
      </w:r>
      <w:proofErr w:type="spellStart"/>
      <w:r w:rsidRPr="0028736B">
        <w:rPr>
          <w:rFonts w:ascii="Consolas" w:eastAsia="Times New Roman" w:hAnsi="Consolas" w:cs="Times New Roman"/>
          <w:color w:val="C9D1D9"/>
          <w:kern w:val="0"/>
          <w:sz w:val="21"/>
          <w:szCs w:val="21"/>
          <w14:ligatures w14:val="none"/>
        </w:rPr>
        <w:t>CoreCount</w:t>
      </w:r>
      <w:proofErr w:type="spellEnd"/>
    </w:p>
    <w:p w14:paraId="3DAB0E01" w14:textId="77777777" w:rsidR="0028736B" w:rsidRPr="0028736B" w:rsidRDefault="0028736B" w:rsidP="0028736B">
      <w:pPr>
        <w:shd w:val="clear" w:color="auto" w:fill="121314"/>
        <w:spacing w:line="285" w:lineRule="atLeast"/>
        <w:rPr>
          <w:rFonts w:ascii="Consolas" w:eastAsia="Times New Roman" w:hAnsi="Consolas" w:cs="Times New Roman"/>
          <w:color w:val="BBBEBF"/>
          <w:kern w:val="0"/>
          <w:sz w:val="21"/>
          <w:szCs w:val="21"/>
          <w14:ligatures w14:val="none"/>
        </w:rPr>
      </w:pPr>
      <w:r w:rsidRPr="0028736B">
        <w:rPr>
          <w:rFonts w:ascii="Consolas" w:eastAsia="Times New Roman" w:hAnsi="Consolas" w:cs="Times New Roman"/>
          <w:color w:val="C9D1D9"/>
          <w:kern w:val="0"/>
          <w:sz w:val="21"/>
          <w:szCs w:val="21"/>
          <w14:ligatures w14:val="none"/>
        </w:rPr>
        <w:t>$</w:t>
      </w:r>
      <w:proofErr w:type="spellStart"/>
      <w:r w:rsidRPr="0028736B">
        <w:rPr>
          <w:rFonts w:ascii="Consolas" w:eastAsia="Times New Roman" w:hAnsi="Consolas" w:cs="Times New Roman"/>
          <w:color w:val="C9D1D9"/>
          <w:kern w:val="0"/>
          <w:sz w:val="21"/>
          <w:szCs w:val="21"/>
          <w14:ligatures w14:val="none"/>
        </w:rPr>
        <w:t>ThreadFeature</w:t>
      </w:r>
      <w:proofErr w:type="spellEnd"/>
      <w:r w:rsidRPr="0028736B">
        <w:rPr>
          <w:rFonts w:ascii="Consolas" w:eastAsia="Times New Roman" w:hAnsi="Consolas" w:cs="Times New Roman"/>
          <w:color w:val="BBBEBF"/>
          <w:kern w:val="0"/>
          <w:sz w:val="21"/>
          <w:szCs w:val="21"/>
          <w14:ligatures w14:val="none"/>
        </w:rPr>
        <w:t xml:space="preserve"> </w:t>
      </w:r>
      <w:r w:rsidRPr="0028736B">
        <w:rPr>
          <w:rFonts w:ascii="Consolas" w:eastAsia="Times New Roman" w:hAnsi="Consolas" w:cs="Times New Roman"/>
          <w:color w:val="D4D4D4"/>
          <w:kern w:val="0"/>
          <w:sz w:val="21"/>
          <w:szCs w:val="21"/>
          <w14:ligatures w14:val="none"/>
        </w:rPr>
        <w:t>=</w:t>
      </w:r>
      <w:r w:rsidRPr="0028736B">
        <w:rPr>
          <w:rFonts w:ascii="Consolas" w:eastAsia="Times New Roman" w:hAnsi="Consolas" w:cs="Times New Roman"/>
          <w:color w:val="BBBEBF"/>
          <w:kern w:val="0"/>
          <w:sz w:val="21"/>
          <w:szCs w:val="21"/>
          <w14:ligatures w14:val="none"/>
        </w:rPr>
        <w:t xml:space="preserve"> </w:t>
      </w:r>
      <w:r w:rsidRPr="0028736B">
        <w:rPr>
          <w:rFonts w:ascii="Consolas" w:eastAsia="Times New Roman" w:hAnsi="Consolas" w:cs="Times New Roman"/>
          <w:color w:val="DCDCAA"/>
          <w:kern w:val="0"/>
          <w:sz w:val="21"/>
          <w:szCs w:val="21"/>
          <w14:ligatures w14:val="none"/>
        </w:rPr>
        <w:t>New-Object</w:t>
      </w:r>
      <w:r w:rsidRPr="0028736B">
        <w:rPr>
          <w:rFonts w:ascii="Consolas" w:eastAsia="Times New Roman" w:hAnsi="Consolas" w:cs="Times New Roman"/>
          <w:color w:val="BBBEBF"/>
          <w:kern w:val="0"/>
          <w:sz w:val="21"/>
          <w:szCs w:val="21"/>
          <w14:ligatures w14:val="none"/>
        </w:rPr>
        <w:t xml:space="preserve"> </w:t>
      </w:r>
      <w:r w:rsidRPr="0028736B">
        <w:rPr>
          <w:rFonts w:ascii="Consolas" w:eastAsia="Times New Roman" w:hAnsi="Consolas" w:cs="Times New Roman"/>
          <w:color w:val="A5D6FF"/>
          <w:kern w:val="0"/>
          <w:sz w:val="21"/>
          <w:szCs w:val="21"/>
          <w14:ligatures w14:val="none"/>
        </w:rPr>
        <w:t>'</w:t>
      </w:r>
      <w:proofErr w:type="spellStart"/>
      <w:proofErr w:type="gramStart"/>
      <w:r w:rsidRPr="0028736B">
        <w:rPr>
          <w:rFonts w:ascii="Consolas" w:eastAsia="Times New Roman" w:hAnsi="Consolas" w:cs="Times New Roman"/>
          <w:color w:val="A5D6FF"/>
          <w:kern w:val="0"/>
          <w:sz w:val="21"/>
          <w:szCs w:val="21"/>
          <w14:ligatures w14:val="none"/>
        </w:rPr>
        <w:t>Amazon.RDS.Model.ProcessorFeature</w:t>
      </w:r>
      <w:proofErr w:type="spellEnd"/>
      <w:proofErr w:type="gramEnd"/>
      <w:r w:rsidRPr="0028736B">
        <w:rPr>
          <w:rFonts w:ascii="Consolas" w:eastAsia="Times New Roman" w:hAnsi="Consolas" w:cs="Times New Roman"/>
          <w:color w:val="A5D6FF"/>
          <w:kern w:val="0"/>
          <w:sz w:val="21"/>
          <w:szCs w:val="21"/>
          <w14:ligatures w14:val="none"/>
        </w:rPr>
        <w:t>'</w:t>
      </w:r>
    </w:p>
    <w:p w14:paraId="6644FFF2" w14:textId="77777777" w:rsidR="0028736B" w:rsidRPr="0028736B" w:rsidRDefault="0028736B" w:rsidP="0028736B">
      <w:pPr>
        <w:shd w:val="clear" w:color="auto" w:fill="121314"/>
        <w:spacing w:line="285" w:lineRule="atLeast"/>
        <w:rPr>
          <w:rFonts w:ascii="Consolas" w:eastAsia="Times New Roman" w:hAnsi="Consolas" w:cs="Times New Roman"/>
          <w:color w:val="BBBEBF"/>
          <w:kern w:val="0"/>
          <w:sz w:val="21"/>
          <w:szCs w:val="21"/>
          <w14:ligatures w14:val="none"/>
        </w:rPr>
      </w:pPr>
      <w:r w:rsidRPr="0028736B">
        <w:rPr>
          <w:rFonts w:ascii="Consolas" w:eastAsia="Times New Roman" w:hAnsi="Consolas" w:cs="Times New Roman"/>
          <w:color w:val="C9D1D9"/>
          <w:kern w:val="0"/>
          <w:sz w:val="21"/>
          <w:szCs w:val="21"/>
          <w14:ligatures w14:val="none"/>
        </w:rPr>
        <w:t>$</w:t>
      </w:r>
      <w:proofErr w:type="spellStart"/>
      <w:r w:rsidRPr="0028736B">
        <w:rPr>
          <w:rFonts w:ascii="Consolas" w:eastAsia="Times New Roman" w:hAnsi="Consolas" w:cs="Times New Roman"/>
          <w:color w:val="C9D1D9"/>
          <w:kern w:val="0"/>
          <w:sz w:val="21"/>
          <w:szCs w:val="21"/>
          <w14:ligatures w14:val="none"/>
        </w:rPr>
        <w:t>ThreadFeature</w:t>
      </w:r>
      <w:r w:rsidRPr="0028736B">
        <w:rPr>
          <w:rFonts w:ascii="Consolas" w:eastAsia="Times New Roman" w:hAnsi="Consolas" w:cs="Times New Roman"/>
          <w:color w:val="DCDCAA"/>
          <w:kern w:val="0"/>
          <w:sz w:val="21"/>
          <w:szCs w:val="21"/>
          <w14:ligatures w14:val="none"/>
        </w:rPr>
        <w:t>.Name</w:t>
      </w:r>
      <w:proofErr w:type="spellEnd"/>
      <w:r w:rsidRPr="0028736B">
        <w:rPr>
          <w:rFonts w:ascii="Consolas" w:eastAsia="Times New Roman" w:hAnsi="Consolas" w:cs="Times New Roman"/>
          <w:color w:val="BBBEBF"/>
          <w:kern w:val="0"/>
          <w:sz w:val="21"/>
          <w:szCs w:val="21"/>
          <w14:ligatures w14:val="none"/>
        </w:rPr>
        <w:t xml:space="preserve"> </w:t>
      </w:r>
      <w:r w:rsidRPr="0028736B">
        <w:rPr>
          <w:rFonts w:ascii="Consolas" w:eastAsia="Times New Roman" w:hAnsi="Consolas" w:cs="Times New Roman"/>
          <w:color w:val="D4D4D4"/>
          <w:kern w:val="0"/>
          <w:sz w:val="21"/>
          <w:szCs w:val="21"/>
          <w14:ligatures w14:val="none"/>
        </w:rPr>
        <w:t>=</w:t>
      </w:r>
      <w:r w:rsidRPr="0028736B">
        <w:rPr>
          <w:rFonts w:ascii="Consolas" w:eastAsia="Times New Roman" w:hAnsi="Consolas" w:cs="Times New Roman"/>
          <w:color w:val="BBBEBF"/>
          <w:kern w:val="0"/>
          <w:sz w:val="21"/>
          <w:szCs w:val="21"/>
          <w14:ligatures w14:val="none"/>
        </w:rPr>
        <w:t xml:space="preserve"> </w:t>
      </w:r>
      <w:r w:rsidRPr="0028736B">
        <w:rPr>
          <w:rFonts w:ascii="Consolas" w:eastAsia="Times New Roman" w:hAnsi="Consolas" w:cs="Times New Roman"/>
          <w:color w:val="A5D6FF"/>
          <w:kern w:val="0"/>
          <w:sz w:val="21"/>
          <w:szCs w:val="21"/>
          <w14:ligatures w14:val="none"/>
        </w:rPr>
        <w:t>'</w:t>
      </w:r>
      <w:proofErr w:type="spellStart"/>
      <w:r w:rsidRPr="0028736B">
        <w:rPr>
          <w:rFonts w:ascii="Consolas" w:eastAsia="Times New Roman" w:hAnsi="Consolas" w:cs="Times New Roman"/>
          <w:color w:val="A5D6FF"/>
          <w:kern w:val="0"/>
          <w:sz w:val="21"/>
          <w:szCs w:val="21"/>
          <w14:ligatures w14:val="none"/>
        </w:rPr>
        <w:t>threadsPerCore</w:t>
      </w:r>
      <w:proofErr w:type="spellEnd"/>
      <w:r w:rsidRPr="0028736B">
        <w:rPr>
          <w:rFonts w:ascii="Consolas" w:eastAsia="Times New Roman" w:hAnsi="Consolas" w:cs="Times New Roman"/>
          <w:color w:val="A5D6FF"/>
          <w:kern w:val="0"/>
          <w:sz w:val="21"/>
          <w:szCs w:val="21"/>
          <w14:ligatures w14:val="none"/>
        </w:rPr>
        <w:t>'</w:t>
      </w:r>
    </w:p>
    <w:p w14:paraId="001BE0FA" w14:textId="77777777" w:rsidR="0028736B" w:rsidRPr="0028736B" w:rsidRDefault="0028736B" w:rsidP="0028736B">
      <w:pPr>
        <w:shd w:val="clear" w:color="auto" w:fill="121314"/>
        <w:spacing w:line="285" w:lineRule="atLeast"/>
        <w:rPr>
          <w:rFonts w:ascii="Consolas" w:eastAsia="Times New Roman" w:hAnsi="Consolas" w:cs="Times New Roman"/>
          <w:color w:val="BBBEBF"/>
          <w:kern w:val="0"/>
          <w:sz w:val="21"/>
          <w:szCs w:val="21"/>
          <w14:ligatures w14:val="none"/>
        </w:rPr>
      </w:pPr>
      <w:r w:rsidRPr="0028736B">
        <w:rPr>
          <w:rFonts w:ascii="Consolas" w:eastAsia="Times New Roman" w:hAnsi="Consolas" w:cs="Times New Roman"/>
          <w:color w:val="C9D1D9"/>
          <w:kern w:val="0"/>
          <w:sz w:val="21"/>
          <w:szCs w:val="21"/>
          <w14:ligatures w14:val="none"/>
        </w:rPr>
        <w:t>$</w:t>
      </w:r>
      <w:proofErr w:type="spellStart"/>
      <w:r w:rsidRPr="0028736B">
        <w:rPr>
          <w:rFonts w:ascii="Consolas" w:eastAsia="Times New Roman" w:hAnsi="Consolas" w:cs="Times New Roman"/>
          <w:color w:val="C9D1D9"/>
          <w:kern w:val="0"/>
          <w:sz w:val="21"/>
          <w:szCs w:val="21"/>
          <w14:ligatures w14:val="none"/>
        </w:rPr>
        <w:t>ThreadFeature</w:t>
      </w:r>
      <w:r w:rsidRPr="0028736B">
        <w:rPr>
          <w:rFonts w:ascii="Consolas" w:eastAsia="Times New Roman" w:hAnsi="Consolas" w:cs="Times New Roman"/>
          <w:color w:val="DCDCAA"/>
          <w:kern w:val="0"/>
          <w:sz w:val="21"/>
          <w:szCs w:val="21"/>
          <w14:ligatures w14:val="none"/>
        </w:rPr>
        <w:t>.Value</w:t>
      </w:r>
      <w:proofErr w:type="spellEnd"/>
      <w:r w:rsidRPr="0028736B">
        <w:rPr>
          <w:rFonts w:ascii="Consolas" w:eastAsia="Times New Roman" w:hAnsi="Consolas" w:cs="Times New Roman"/>
          <w:color w:val="BBBEBF"/>
          <w:kern w:val="0"/>
          <w:sz w:val="21"/>
          <w:szCs w:val="21"/>
          <w14:ligatures w14:val="none"/>
        </w:rPr>
        <w:t xml:space="preserve"> </w:t>
      </w:r>
      <w:r w:rsidRPr="0028736B">
        <w:rPr>
          <w:rFonts w:ascii="Consolas" w:eastAsia="Times New Roman" w:hAnsi="Consolas" w:cs="Times New Roman"/>
          <w:color w:val="D4D4D4"/>
          <w:kern w:val="0"/>
          <w:sz w:val="21"/>
          <w:szCs w:val="21"/>
          <w14:ligatures w14:val="none"/>
        </w:rPr>
        <w:t>=</w:t>
      </w:r>
      <w:r w:rsidRPr="0028736B">
        <w:rPr>
          <w:rFonts w:ascii="Consolas" w:eastAsia="Times New Roman" w:hAnsi="Consolas" w:cs="Times New Roman"/>
          <w:color w:val="BBBEBF"/>
          <w:kern w:val="0"/>
          <w:sz w:val="21"/>
          <w:szCs w:val="21"/>
          <w14:ligatures w14:val="none"/>
        </w:rPr>
        <w:t xml:space="preserve"> </w:t>
      </w:r>
      <w:r w:rsidRPr="0028736B">
        <w:rPr>
          <w:rFonts w:ascii="Consolas" w:eastAsia="Times New Roman" w:hAnsi="Consolas" w:cs="Times New Roman"/>
          <w:color w:val="C9D1D9"/>
          <w:kern w:val="0"/>
          <w:sz w:val="21"/>
          <w:szCs w:val="21"/>
          <w14:ligatures w14:val="none"/>
        </w:rPr>
        <w:t>$</w:t>
      </w:r>
      <w:proofErr w:type="spellStart"/>
      <w:r w:rsidRPr="0028736B">
        <w:rPr>
          <w:rFonts w:ascii="Consolas" w:eastAsia="Times New Roman" w:hAnsi="Consolas" w:cs="Times New Roman"/>
          <w:color w:val="C9D1D9"/>
          <w:kern w:val="0"/>
          <w:sz w:val="21"/>
          <w:szCs w:val="21"/>
          <w14:ligatures w14:val="none"/>
        </w:rPr>
        <w:t>ThreadsPerCore</w:t>
      </w:r>
      <w:proofErr w:type="spellEnd"/>
    </w:p>
    <w:p w14:paraId="4892862D" w14:textId="77777777" w:rsidR="0028736B" w:rsidRPr="0028736B" w:rsidRDefault="0028736B" w:rsidP="0028736B">
      <w:pPr>
        <w:shd w:val="clear" w:color="auto" w:fill="121314"/>
        <w:spacing w:line="285" w:lineRule="atLeast"/>
        <w:rPr>
          <w:rFonts w:ascii="Consolas" w:eastAsia="Times New Roman" w:hAnsi="Consolas" w:cs="Times New Roman"/>
          <w:color w:val="BBBEBF"/>
          <w:kern w:val="0"/>
          <w:sz w:val="21"/>
          <w:szCs w:val="21"/>
          <w14:ligatures w14:val="none"/>
        </w:rPr>
      </w:pPr>
      <w:proofErr w:type="gramStart"/>
      <w:r w:rsidRPr="0028736B">
        <w:rPr>
          <w:rFonts w:ascii="Consolas" w:eastAsia="Times New Roman" w:hAnsi="Consolas" w:cs="Times New Roman"/>
          <w:color w:val="C586C0"/>
          <w:kern w:val="0"/>
          <w:sz w:val="21"/>
          <w:szCs w:val="21"/>
          <w14:ligatures w14:val="none"/>
        </w:rPr>
        <w:t>Try</w:t>
      </w:r>
      <w:r w:rsidRPr="0028736B">
        <w:rPr>
          <w:rFonts w:ascii="Consolas" w:eastAsia="Times New Roman" w:hAnsi="Consolas" w:cs="Times New Roman"/>
          <w:color w:val="BBBEBF"/>
          <w:kern w:val="0"/>
          <w:sz w:val="21"/>
          <w:szCs w:val="21"/>
          <w14:ligatures w14:val="none"/>
        </w:rPr>
        <w:t xml:space="preserve"> {</w:t>
      </w:r>
      <w:proofErr w:type="gramEnd"/>
    </w:p>
    <w:p w14:paraId="38323E65" w14:textId="329F0239" w:rsidR="0028736B" w:rsidRPr="0028736B" w:rsidRDefault="0028736B" w:rsidP="0028736B">
      <w:pPr>
        <w:shd w:val="clear" w:color="auto" w:fill="121314"/>
        <w:spacing w:line="285" w:lineRule="atLeast"/>
        <w:rPr>
          <w:rFonts w:ascii="Consolas" w:eastAsia="Times New Roman" w:hAnsi="Consolas" w:cs="Times New Roman"/>
          <w:color w:val="BBBEBF"/>
          <w:kern w:val="0"/>
          <w:sz w:val="21"/>
          <w:szCs w:val="21"/>
          <w14:ligatures w14:val="none"/>
        </w:rPr>
      </w:pPr>
      <w:r w:rsidRPr="0028736B">
        <w:rPr>
          <w:rFonts w:ascii="Consolas" w:eastAsia="Times New Roman" w:hAnsi="Consolas" w:cs="Times New Roman"/>
          <w:color w:val="BBBEBF"/>
          <w:kern w:val="0"/>
          <w:sz w:val="21"/>
          <w:szCs w:val="21"/>
          <w14:ligatures w14:val="none"/>
        </w:rPr>
        <w:t xml:space="preserve">    </w:t>
      </w:r>
      <w:r w:rsidRPr="0028736B">
        <w:rPr>
          <w:rFonts w:ascii="Consolas" w:eastAsia="Times New Roman" w:hAnsi="Consolas" w:cs="Times New Roman"/>
          <w:color w:val="DCDCAA"/>
          <w:kern w:val="0"/>
          <w:sz w:val="21"/>
          <w:szCs w:val="21"/>
          <w14:ligatures w14:val="none"/>
        </w:rPr>
        <w:t>Edit-</w:t>
      </w:r>
      <w:proofErr w:type="spellStart"/>
      <w:r w:rsidRPr="0028736B">
        <w:rPr>
          <w:rFonts w:ascii="Consolas" w:eastAsia="Times New Roman" w:hAnsi="Consolas" w:cs="Times New Roman"/>
          <w:color w:val="DCDCAA"/>
          <w:kern w:val="0"/>
          <w:sz w:val="21"/>
          <w:szCs w:val="21"/>
          <w14:ligatures w14:val="none"/>
        </w:rPr>
        <w:t>RDSDBInstance</w:t>
      </w:r>
      <w:proofErr w:type="spellEnd"/>
      <w:r w:rsidRPr="0028736B">
        <w:rPr>
          <w:rFonts w:ascii="Consolas" w:eastAsia="Times New Roman" w:hAnsi="Consolas" w:cs="Times New Roman"/>
          <w:color w:val="BBBEBF"/>
          <w:kern w:val="0"/>
          <w:sz w:val="21"/>
          <w:szCs w:val="21"/>
          <w14:ligatures w14:val="none"/>
        </w:rPr>
        <w:t xml:space="preserve"> </w:t>
      </w:r>
      <w:r w:rsidRPr="0028736B">
        <w:rPr>
          <w:rFonts w:ascii="Consolas" w:eastAsia="Times New Roman" w:hAnsi="Consolas" w:cs="Times New Roman"/>
          <w:color w:val="D4D4D4"/>
          <w:kern w:val="0"/>
          <w:sz w:val="21"/>
          <w:szCs w:val="21"/>
          <w14:ligatures w14:val="none"/>
        </w:rPr>
        <w:t>-</w:t>
      </w:r>
      <w:proofErr w:type="spellStart"/>
      <w:r w:rsidRPr="0028736B">
        <w:rPr>
          <w:rFonts w:ascii="Consolas" w:eastAsia="Times New Roman" w:hAnsi="Consolas" w:cs="Times New Roman"/>
          <w:color w:val="BBBEBF"/>
          <w:kern w:val="0"/>
          <w:sz w:val="21"/>
          <w:szCs w:val="21"/>
          <w14:ligatures w14:val="none"/>
        </w:rPr>
        <w:t>DBInstanceIdentifier</w:t>
      </w:r>
      <w:proofErr w:type="spellEnd"/>
      <w:r w:rsidRPr="0028736B">
        <w:rPr>
          <w:rFonts w:ascii="Consolas" w:eastAsia="Times New Roman" w:hAnsi="Consolas" w:cs="Times New Roman"/>
          <w:color w:val="BBBEBF"/>
          <w:kern w:val="0"/>
          <w:sz w:val="21"/>
          <w:szCs w:val="21"/>
          <w14:ligatures w14:val="none"/>
        </w:rPr>
        <w:t xml:space="preserve"> </w:t>
      </w:r>
      <w:r w:rsidRPr="0028736B">
        <w:rPr>
          <w:rFonts w:ascii="Consolas" w:eastAsia="Times New Roman" w:hAnsi="Consolas" w:cs="Times New Roman"/>
          <w:color w:val="C9D1D9"/>
          <w:kern w:val="0"/>
          <w:sz w:val="21"/>
          <w:szCs w:val="21"/>
          <w14:ligatures w14:val="none"/>
        </w:rPr>
        <w:t>$</w:t>
      </w:r>
      <w:proofErr w:type="spellStart"/>
      <w:r w:rsidRPr="0028736B">
        <w:rPr>
          <w:rFonts w:ascii="Consolas" w:eastAsia="Times New Roman" w:hAnsi="Consolas" w:cs="Times New Roman"/>
          <w:color w:val="C9D1D9"/>
          <w:kern w:val="0"/>
          <w:sz w:val="21"/>
          <w:szCs w:val="21"/>
          <w14:ligatures w14:val="none"/>
        </w:rPr>
        <w:t>DBInstanceIdentifier</w:t>
      </w:r>
      <w:proofErr w:type="spellEnd"/>
      <w:r w:rsidRPr="0028736B">
        <w:rPr>
          <w:rFonts w:ascii="Consolas" w:eastAsia="Times New Roman" w:hAnsi="Consolas" w:cs="Times New Roman"/>
          <w:color w:val="BBBEBF"/>
          <w:kern w:val="0"/>
          <w:sz w:val="21"/>
          <w:szCs w:val="21"/>
          <w14:ligatures w14:val="none"/>
        </w:rPr>
        <w:t xml:space="preserve"> </w:t>
      </w:r>
      <w:r w:rsidRPr="0028736B">
        <w:rPr>
          <w:rFonts w:ascii="Consolas" w:eastAsia="Times New Roman" w:hAnsi="Consolas" w:cs="Times New Roman"/>
          <w:color w:val="D4D4D4"/>
          <w:kern w:val="0"/>
          <w:sz w:val="21"/>
          <w:szCs w:val="21"/>
          <w14:ligatures w14:val="none"/>
        </w:rPr>
        <w:t>-</w:t>
      </w:r>
      <w:proofErr w:type="spellStart"/>
      <w:r w:rsidRPr="0028736B">
        <w:rPr>
          <w:rFonts w:ascii="Consolas" w:eastAsia="Times New Roman" w:hAnsi="Consolas" w:cs="Times New Roman"/>
          <w:color w:val="BBBEBF"/>
          <w:kern w:val="0"/>
          <w:sz w:val="21"/>
          <w:szCs w:val="21"/>
          <w14:ligatures w14:val="none"/>
        </w:rPr>
        <w:t>ProcessorFeature</w:t>
      </w:r>
      <w:proofErr w:type="spellEnd"/>
      <w:r w:rsidRPr="0028736B">
        <w:rPr>
          <w:rFonts w:ascii="Consolas" w:eastAsia="Times New Roman" w:hAnsi="Consolas" w:cs="Times New Roman"/>
          <w:color w:val="BBBEBF"/>
          <w:kern w:val="0"/>
          <w:sz w:val="21"/>
          <w:szCs w:val="21"/>
          <w14:ligatures w14:val="none"/>
        </w:rPr>
        <w:t xml:space="preserve"> </w:t>
      </w:r>
      <w:r w:rsidRPr="0028736B">
        <w:rPr>
          <w:rFonts w:ascii="Consolas" w:eastAsia="Times New Roman" w:hAnsi="Consolas" w:cs="Times New Roman"/>
          <w:color w:val="C9D1D9"/>
          <w:kern w:val="0"/>
          <w:sz w:val="21"/>
          <w:szCs w:val="21"/>
          <w14:ligatures w14:val="none"/>
        </w:rPr>
        <w:t>$</w:t>
      </w:r>
      <w:proofErr w:type="spellStart"/>
      <w:r w:rsidRPr="0028736B">
        <w:rPr>
          <w:rFonts w:ascii="Consolas" w:eastAsia="Times New Roman" w:hAnsi="Consolas" w:cs="Times New Roman"/>
          <w:color w:val="C9D1D9"/>
          <w:kern w:val="0"/>
          <w:sz w:val="21"/>
          <w:szCs w:val="21"/>
          <w14:ligatures w14:val="none"/>
        </w:rPr>
        <w:t>CoreFeature</w:t>
      </w:r>
      <w:proofErr w:type="spellEnd"/>
      <w:r w:rsidRPr="0028736B">
        <w:rPr>
          <w:rFonts w:ascii="Consolas" w:eastAsia="Times New Roman" w:hAnsi="Consolas" w:cs="Times New Roman"/>
          <w:color w:val="D4D4D4"/>
          <w:kern w:val="0"/>
          <w:sz w:val="21"/>
          <w:szCs w:val="21"/>
          <w14:ligatures w14:val="none"/>
        </w:rPr>
        <w:t>,</w:t>
      </w:r>
      <w:r w:rsidRPr="0028736B">
        <w:rPr>
          <w:rFonts w:ascii="Consolas" w:eastAsia="Times New Roman" w:hAnsi="Consolas" w:cs="Times New Roman"/>
          <w:color w:val="BBBEBF"/>
          <w:kern w:val="0"/>
          <w:sz w:val="21"/>
          <w:szCs w:val="21"/>
          <w14:ligatures w14:val="none"/>
        </w:rPr>
        <w:t xml:space="preserve"> </w:t>
      </w:r>
      <w:r w:rsidRPr="0028736B">
        <w:rPr>
          <w:rFonts w:ascii="Consolas" w:eastAsia="Times New Roman" w:hAnsi="Consolas" w:cs="Times New Roman"/>
          <w:color w:val="C9D1D9"/>
          <w:kern w:val="0"/>
          <w:sz w:val="21"/>
          <w:szCs w:val="21"/>
          <w14:ligatures w14:val="none"/>
        </w:rPr>
        <w:t>$</w:t>
      </w:r>
      <w:proofErr w:type="spellStart"/>
      <w:r w:rsidRPr="0028736B">
        <w:rPr>
          <w:rFonts w:ascii="Consolas" w:eastAsia="Times New Roman" w:hAnsi="Consolas" w:cs="Times New Roman"/>
          <w:color w:val="C9D1D9"/>
          <w:kern w:val="0"/>
          <w:sz w:val="21"/>
          <w:szCs w:val="21"/>
          <w14:ligatures w14:val="none"/>
        </w:rPr>
        <w:t>ThreadFeature</w:t>
      </w:r>
      <w:proofErr w:type="spellEnd"/>
      <w:r w:rsidRPr="0028736B">
        <w:rPr>
          <w:rFonts w:ascii="Consolas" w:eastAsia="Times New Roman" w:hAnsi="Consolas" w:cs="Times New Roman"/>
          <w:color w:val="BBBEBF"/>
          <w:kern w:val="0"/>
          <w:sz w:val="21"/>
          <w:szCs w:val="21"/>
          <w14:ligatures w14:val="none"/>
        </w:rPr>
        <w:t xml:space="preserve"> </w:t>
      </w:r>
      <w:r w:rsidRPr="0028736B">
        <w:rPr>
          <w:rFonts w:ascii="Consolas" w:eastAsia="Times New Roman" w:hAnsi="Consolas" w:cs="Times New Roman"/>
          <w:color w:val="D4D4D4"/>
          <w:kern w:val="0"/>
          <w:sz w:val="21"/>
          <w:szCs w:val="21"/>
          <w14:ligatures w14:val="none"/>
        </w:rPr>
        <w:t>-</w:t>
      </w:r>
      <w:proofErr w:type="spellStart"/>
      <w:r w:rsidRPr="0028736B">
        <w:rPr>
          <w:rFonts w:ascii="Consolas" w:eastAsia="Times New Roman" w:hAnsi="Consolas" w:cs="Times New Roman"/>
          <w:color w:val="BBBEBF"/>
          <w:kern w:val="0"/>
          <w:sz w:val="21"/>
          <w:szCs w:val="21"/>
          <w14:ligatures w14:val="none"/>
        </w:rPr>
        <w:t>ApplyImmediately</w:t>
      </w:r>
      <w:proofErr w:type="spellEnd"/>
      <w:r w:rsidRPr="0028736B">
        <w:rPr>
          <w:rFonts w:ascii="Consolas" w:eastAsia="Times New Roman" w:hAnsi="Consolas" w:cs="Times New Roman"/>
          <w:color w:val="BBBEBF"/>
          <w:kern w:val="0"/>
          <w:sz w:val="21"/>
          <w:szCs w:val="21"/>
          <w14:ligatures w14:val="none"/>
        </w:rPr>
        <w:t xml:space="preserve"> </w:t>
      </w:r>
      <w:r w:rsidRPr="0028736B">
        <w:rPr>
          <w:rFonts w:ascii="Consolas" w:eastAsia="Times New Roman" w:hAnsi="Consolas" w:cs="Times New Roman"/>
          <w:color w:val="569CD6"/>
          <w:kern w:val="0"/>
          <w:sz w:val="21"/>
          <w:szCs w:val="21"/>
          <w14:ligatures w14:val="none"/>
        </w:rPr>
        <w:t>$true</w:t>
      </w:r>
      <w:r w:rsidRPr="0028736B">
        <w:rPr>
          <w:rFonts w:ascii="Consolas" w:eastAsia="Times New Roman" w:hAnsi="Consolas" w:cs="Times New Roman"/>
          <w:color w:val="BBBEBF"/>
          <w:kern w:val="0"/>
          <w:sz w:val="21"/>
          <w:szCs w:val="21"/>
          <w14:ligatures w14:val="none"/>
        </w:rPr>
        <w:t xml:space="preserve"> </w:t>
      </w:r>
      <w:r w:rsidRPr="0028736B">
        <w:rPr>
          <w:rFonts w:ascii="Consolas" w:eastAsia="Times New Roman" w:hAnsi="Consolas" w:cs="Times New Roman"/>
          <w:color w:val="D4D4D4"/>
          <w:kern w:val="0"/>
          <w:sz w:val="21"/>
          <w:szCs w:val="21"/>
          <w14:ligatures w14:val="none"/>
        </w:rPr>
        <w:t>-</w:t>
      </w:r>
      <w:r w:rsidRPr="0028736B">
        <w:rPr>
          <w:rFonts w:ascii="Consolas" w:eastAsia="Times New Roman" w:hAnsi="Consolas" w:cs="Times New Roman"/>
          <w:color w:val="BBBEBF"/>
          <w:kern w:val="0"/>
          <w:sz w:val="21"/>
          <w:szCs w:val="21"/>
          <w14:ligatures w14:val="none"/>
        </w:rPr>
        <w:t xml:space="preserve">Region </w:t>
      </w:r>
      <w:r w:rsidRPr="0028736B">
        <w:rPr>
          <w:rFonts w:ascii="Consolas" w:eastAsia="Times New Roman" w:hAnsi="Consolas" w:cs="Times New Roman"/>
          <w:color w:val="C9D1D9"/>
          <w:kern w:val="0"/>
          <w:sz w:val="21"/>
          <w:szCs w:val="21"/>
          <w14:ligatures w14:val="none"/>
        </w:rPr>
        <w:t>$Region</w:t>
      </w:r>
      <w:r w:rsidRPr="0028736B">
        <w:rPr>
          <w:rFonts w:ascii="Consolas" w:eastAsia="Times New Roman" w:hAnsi="Consolas" w:cs="Times New Roman"/>
          <w:color w:val="BBBEBF"/>
          <w:kern w:val="0"/>
          <w:sz w:val="21"/>
          <w:szCs w:val="21"/>
          <w14:ligatures w14:val="none"/>
        </w:rPr>
        <w:t xml:space="preserve"> </w:t>
      </w:r>
      <w:r w:rsidRPr="0028736B">
        <w:rPr>
          <w:rFonts w:ascii="Consolas" w:eastAsia="Times New Roman" w:hAnsi="Consolas" w:cs="Times New Roman"/>
          <w:color w:val="D4D4D4"/>
          <w:kern w:val="0"/>
          <w:sz w:val="21"/>
          <w:szCs w:val="21"/>
          <w14:ligatures w14:val="none"/>
        </w:rPr>
        <w:t>-</w:t>
      </w:r>
      <w:proofErr w:type="spellStart"/>
      <w:r w:rsidRPr="0028736B">
        <w:rPr>
          <w:rFonts w:ascii="Consolas" w:eastAsia="Times New Roman" w:hAnsi="Consolas" w:cs="Times New Roman"/>
          <w:color w:val="BBBEBF"/>
          <w:kern w:val="0"/>
          <w:sz w:val="21"/>
          <w:szCs w:val="21"/>
          <w14:ligatures w14:val="none"/>
        </w:rPr>
        <w:t>ErrorAction</w:t>
      </w:r>
      <w:proofErr w:type="spellEnd"/>
      <w:r w:rsidRPr="0028736B">
        <w:rPr>
          <w:rFonts w:ascii="Consolas" w:eastAsia="Times New Roman" w:hAnsi="Consolas" w:cs="Times New Roman"/>
          <w:color w:val="BBBEBF"/>
          <w:kern w:val="0"/>
          <w:sz w:val="21"/>
          <w:szCs w:val="21"/>
          <w14:ligatures w14:val="none"/>
        </w:rPr>
        <w:t xml:space="preserve"> Stop</w:t>
      </w:r>
    </w:p>
    <w:p w14:paraId="7A908CF1" w14:textId="77777777" w:rsidR="0028736B" w:rsidRPr="0028736B" w:rsidRDefault="0028736B" w:rsidP="0028736B">
      <w:pPr>
        <w:shd w:val="clear" w:color="auto" w:fill="121314"/>
        <w:spacing w:line="285" w:lineRule="atLeast"/>
        <w:rPr>
          <w:rFonts w:ascii="Consolas" w:eastAsia="Times New Roman" w:hAnsi="Consolas" w:cs="Times New Roman"/>
          <w:color w:val="BBBEBF"/>
          <w:kern w:val="0"/>
          <w:sz w:val="21"/>
          <w:szCs w:val="21"/>
          <w14:ligatures w14:val="none"/>
        </w:rPr>
      </w:pPr>
      <w:r w:rsidRPr="0028736B">
        <w:rPr>
          <w:rFonts w:ascii="Consolas" w:eastAsia="Times New Roman" w:hAnsi="Consolas" w:cs="Times New Roman"/>
          <w:color w:val="BBBEBF"/>
          <w:kern w:val="0"/>
          <w:sz w:val="21"/>
          <w:szCs w:val="21"/>
          <w14:ligatures w14:val="none"/>
        </w:rPr>
        <w:t xml:space="preserve">} </w:t>
      </w:r>
      <w:r w:rsidRPr="0028736B">
        <w:rPr>
          <w:rFonts w:ascii="Consolas" w:eastAsia="Times New Roman" w:hAnsi="Consolas" w:cs="Times New Roman"/>
          <w:color w:val="C586C0"/>
          <w:kern w:val="0"/>
          <w:sz w:val="21"/>
          <w:szCs w:val="21"/>
          <w14:ligatures w14:val="none"/>
        </w:rPr>
        <w:t>Catch</w:t>
      </w:r>
      <w:r w:rsidRPr="0028736B">
        <w:rPr>
          <w:rFonts w:ascii="Consolas" w:eastAsia="Times New Roman" w:hAnsi="Consolas" w:cs="Times New Roman"/>
          <w:color w:val="BBBEBF"/>
          <w:kern w:val="0"/>
          <w:sz w:val="21"/>
          <w:szCs w:val="21"/>
          <w14:ligatures w14:val="none"/>
        </w:rPr>
        <w:t xml:space="preserve"> [</w:t>
      </w:r>
      <w:proofErr w:type="spellStart"/>
      <w:r w:rsidRPr="0028736B">
        <w:rPr>
          <w:rFonts w:ascii="Consolas" w:eastAsia="Times New Roman" w:hAnsi="Consolas" w:cs="Times New Roman"/>
          <w:color w:val="FF7B72"/>
          <w:kern w:val="0"/>
          <w:sz w:val="21"/>
          <w:szCs w:val="21"/>
          <w14:ligatures w14:val="none"/>
        </w:rPr>
        <w:t>System.</w:t>
      </w:r>
      <w:proofErr w:type="gramStart"/>
      <w:r w:rsidRPr="0028736B">
        <w:rPr>
          <w:rFonts w:ascii="Consolas" w:eastAsia="Times New Roman" w:hAnsi="Consolas" w:cs="Times New Roman"/>
          <w:color w:val="FF7B72"/>
          <w:kern w:val="0"/>
          <w:sz w:val="21"/>
          <w:szCs w:val="21"/>
          <w14:ligatures w14:val="none"/>
        </w:rPr>
        <w:t>Exception</w:t>
      </w:r>
      <w:proofErr w:type="spellEnd"/>
      <w:r w:rsidRPr="0028736B">
        <w:rPr>
          <w:rFonts w:ascii="Consolas" w:eastAsia="Times New Roman" w:hAnsi="Consolas" w:cs="Times New Roman"/>
          <w:color w:val="BBBEBF"/>
          <w:kern w:val="0"/>
          <w:sz w:val="21"/>
          <w:szCs w:val="21"/>
          <w14:ligatures w14:val="none"/>
        </w:rPr>
        <w:t>] {</w:t>
      </w:r>
      <w:proofErr w:type="gramEnd"/>
    </w:p>
    <w:p w14:paraId="167BFB1B" w14:textId="77777777" w:rsidR="0028736B" w:rsidRPr="0028736B" w:rsidRDefault="0028736B" w:rsidP="0028736B">
      <w:pPr>
        <w:shd w:val="clear" w:color="auto" w:fill="121314"/>
        <w:spacing w:line="285" w:lineRule="atLeast"/>
        <w:rPr>
          <w:rFonts w:ascii="Consolas" w:eastAsia="Times New Roman" w:hAnsi="Consolas" w:cs="Times New Roman"/>
          <w:color w:val="BBBEBF"/>
          <w:kern w:val="0"/>
          <w:sz w:val="21"/>
          <w:szCs w:val="21"/>
          <w14:ligatures w14:val="none"/>
        </w:rPr>
      </w:pPr>
      <w:r w:rsidRPr="0028736B">
        <w:rPr>
          <w:rFonts w:ascii="Consolas" w:eastAsia="Times New Roman" w:hAnsi="Consolas" w:cs="Times New Roman"/>
          <w:color w:val="BBBEBF"/>
          <w:kern w:val="0"/>
          <w:sz w:val="21"/>
          <w:szCs w:val="21"/>
          <w14:ligatures w14:val="none"/>
        </w:rPr>
        <w:t xml:space="preserve">    </w:t>
      </w:r>
      <w:r w:rsidRPr="0028736B">
        <w:rPr>
          <w:rFonts w:ascii="Consolas" w:eastAsia="Times New Roman" w:hAnsi="Consolas" w:cs="Times New Roman"/>
          <w:color w:val="C586C0"/>
          <w:kern w:val="0"/>
          <w:sz w:val="21"/>
          <w:szCs w:val="21"/>
          <w14:ligatures w14:val="none"/>
        </w:rPr>
        <w:t>Return</w:t>
      </w:r>
      <w:r w:rsidRPr="0028736B">
        <w:rPr>
          <w:rFonts w:ascii="Consolas" w:eastAsia="Times New Roman" w:hAnsi="Consolas" w:cs="Times New Roman"/>
          <w:color w:val="BBBEBF"/>
          <w:kern w:val="0"/>
          <w:sz w:val="21"/>
          <w:szCs w:val="21"/>
          <w14:ligatures w14:val="none"/>
        </w:rPr>
        <w:t xml:space="preserve"> </w:t>
      </w:r>
      <w:r w:rsidRPr="0028736B">
        <w:rPr>
          <w:rFonts w:ascii="Consolas" w:eastAsia="Times New Roman" w:hAnsi="Consolas" w:cs="Times New Roman"/>
          <w:color w:val="A5D6FF"/>
          <w:kern w:val="0"/>
          <w:sz w:val="21"/>
          <w:szCs w:val="21"/>
          <w14:ligatures w14:val="none"/>
        </w:rPr>
        <w:t xml:space="preserve">"Failed to update RDS DB instance </w:t>
      </w:r>
      <w:r w:rsidRPr="0028736B">
        <w:rPr>
          <w:rFonts w:ascii="Consolas" w:eastAsia="Times New Roman" w:hAnsi="Consolas" w:cs="Times New Roman"/>
          <w:color w:val="C9D1D9"/>
          <w:kern w:val="0"/>
          <w:sz w:val="21"/>
          <w:szCs w:val="21"/>
          <w14:ligatures w14:val="none"/>
        </w:rPr>
        <w:t>$</w:t>
      </w:r>
      <w:proofErr w:type="spellStart"/>
      <w:r w:rsidRPr="0028736B">
        <w:rPr>
          <w:rFonts w:ascii="Consolas" w:eastAsia="Times New Roman" w:hAnsi="Consolas" w:cs="Times New Roman"/>
          <w:color w:val="C9D1D9"/>
          <w:kern w:val="0"/>
          <w:sz w:val="21"/>
          <w:szCs w:val="21"/>
          <w14:ligatures w14:val="none"/>
        </w:rPr>
        <w:t>DBInstanceIdentifier</w:t>
      </w:r>
      <w:proofErr w:type="spellEnd"/>
      <w:r w:rsidRPr="0028736B">
        <w:rPr>
          <w:rFonts w:ascii="Consolas" w:eastAsia="Times New Roman" w:hAnsi="Consolas" w:cs="Times New Roman"/>
          <w:color w:val="A5D6FF"/>
          <w:kern w:val="0"/>
          <w:sz w:val="21"/>
          <w:szCs w:val="21"/>
          <w14:ligatures w14:val="none"/>
        </w:rPr>
        <w:t xml:space="preserve"> vCPU count to </w:t>
      </w:r>
      <w:r w:rsidRPr="0028736B">
        <w:rPr>
          <w:rFonts w:ascii="Consolas" w:eastAsia="Times New Roman" w:hAnsi="Consolas" w:cs="Times New Roman"/>
          <w:color w:val="C9D1D9"/>
          <w:kern w:val="0"/>
          <w:sz w:val="21"/>
          <w:szCs w:val="21"/>
          <w14:ligatures w14:val="none"/>
        </w:rPr>
        <w:t>$</w:t>
      </w:r>
      <w:proofErr w:type="spellStart"/>
      <w:r w:rsidRPr="0028736B">
        <w:rPr>
          <w:rFonts w:ascii="Consolas" w:eastAsia="Times New Roman" w:hAnsi="Consolas" w:cs="Times New Roman"/>
          <w:color w:val="C9D1D9"/>
          <w:kern w:val="0"/>
          <w:sz w:val="21"/>
          <w:szCs w:val="21"/>
          <w14:ligatures w14:val="none"/>
        </w:rPr>
        <w:t>CoreCount</w:t>
      </w:r>
      <w:proofErr w:type="spellEnd"/>
      <w:r w:rsidRPr="0028736B">
        <w:rPr>
          <w:rFonts w:ascii="Consolas" w:eastAsia="Times New Roman" w:hAnsi="Consolas" w:cs="Times New Roman"/>
          <w:color w:val="A5D6FF"/>
          <w:kern w:val="0"/>
          <w:sz w:val="21"/>
          <w:szCs w:val="21"/>
          <w14:ligatures w14:val="none"/>
        </w:rPr>
        <w:t xml:space="preserve"> threads per core </w:t>
      </w:r>
      <w:r w:rsidRPr="0028736B">
        <w:rPr>
          <w:rFonts w:ascii="Consolas" w:eastAsia="Times New Roman" w:hAnsi="Consolas" w:cs="Times New Roman"/>
          <w:color w:val="C9D1D9"/>
          <w:kern w:val="0"/>
          <w:sz w:val="21"/>
          <w:szCs w:val="21"/>
          <w14:ligatures w14:val="none"/>
        </w:rPr>
        <w:t>$</w:t>
      </w:r>
      <w:proofErr w:type="spellStart"/>
      <w:r w:rsidRPr="0028736B">
        <w:rPr>
          <w:rFonts w:ascii="Consolas" w:eastAsia="Times New Roman" w:hAnsi="Consolas" w:cs="Times New Roman"/>
          <w:color w:val="C9D1D9"/>
          <w:kern w:val="0"/>
          <w:sz w:val="21"/>
          <w:szCs w:val="21"/>
          <w14:ligatures w14:val="none"/>
        </w:rPr>
        <w:t>ThreadsPerCore</w:t>
      </w:r>
      <w:proofErr w:type="spellEnd"/>
      <w:r w:rsidRPr="0028736B">
        <w:rPr>
          <w:rFonts w:ascii="Consolas" w:eastAsia="Times New Roman" w:hAnsi="Consolas" w:cs="Times New Roman"/>
          <w:color w:val="A5D6FF"/>
          <w:kern w:val="0"/>
          <w:sz w:val="21"/>
          <w:szCs w:val="21"/>
          <w14:ligatures w14:val="none"/>
        </w:rPr>
        <w:t xml:space="preserve"> </w:t>
      </w:r>
      <w:r w:rsidRPr="0028736B">
        <w:rPr>
          <w:rFonts w:ascii="Consolas" w:eastAsia="Times New Roman" w:hAnsi="Consolas" w:cs="Times New Roman"/>
          <w:color w:val="79C0FF"/>
          <w:kern w:val="0"/>
          <w:sz w:val="21"/>
          <w:szCs w:val="21"/>
          <w14:ligatures w14:val="none"/>
        </w:rPr>
        <w:t>$_</w:t>
      </w:r>
      <w:r w:rsidRPr="0028736B">
        <w:rPr>
          <w:rFonts w:ascii="Consolas" w:eastAsia="Times New Roman" w:hAnsi="Consolas" w:cs="Times New Roman"/>
          <w:color w:val="A5D6FF"/>
          <w:kern w:val="0"/>
          <w:sz w:val="21"/>
          <w:szCs w:val="21"/>
          <w14:ligatures w14:val="none"/>
        </w:rPr>
        <w:t>"</w:t>
      </w:r>
    </w:p>
    <w:p w14:paraId="6184744F" w14:textId="77E1DEEA" w:rsidR="0028736B" w:rsidRPr="0028736B" w:rsidRDefault="0028736B" w:rsidP="0028736B">
      <w:pPr>
        <w:shd w:val="clear" w:color="auto" w:fill="121314"/>
        <w:spacing w:line="285" w:lineRule="atLeast"/>
        <w:rPr>
          <w:rFonts w:ascii="Consolas" w:eastAsia="Times New Roman" w:hAnsi="Consolas" w:cs="Times New Roman"/>
          <w:color w:val="BBBEBF"/>
          <w:kern w:val="0"/>
          <w:sz w:val="21"/>
          <w:szCs w:val="21"/>
          <w14:ligatures w14:val="none"/>
        </w:rPr>
      </w:pPr>
      <w:r w:rsidRPr="0028736B">
        <w:rPr>
          <w:rFonts w:ascii="Consolas" w:eastAsia="Times New Roman" w:hAnsi="Consolas" w:cs="Times New Roman"/>
          <w:color w:val="BBBEBF"/>
          <w:kern w:val="0"/>
          <w:sz w:val="21"/>
          <w:szCs w:val="21"/>
          <w14:ligatures w14:val="none"/>
        </w:rPr>
        <w:t>}</w:t>
      </w:r>
    </w:p>
    <w:p w14:paraId="4081C460" w14:textId="0DD1A672" w:rsidR="0036119F" w:rsidRPr="00EC128C" w:rsidRDefault="0036119F" w:rsidP="00EC128C">
      <w:pPr>
        <w:pStyle w:val="Heading2"/>
      </w:pPr>
      <w:r w:rsidRPr="00EC128C">
        <w:t>Activity</w:t>
      </w:r>
      <w:r w:rsidR="00BB1DEA">
        <w:t xml:space="preserve"> </w:t>
      </w:r>
      <w:r w:rsidR="00E50267">
        <w:t>6</w:t>
      </w:r>
      <w:r w:rsidR="009359ED" w:rsidRPr="00EC128C">
        <w:t xml:space="preserve"> </w:t>
      </w:r>
      <w:r w:rsidRPr="00EC128C">
        <w:t>How to access your CUR</w:t>
      </w:r>
    </w:p>
    <w:p w14:paraId="7FB17F68" w14:textId="568DC302" w:rsidR="00BE5EED" w:rsidRDefault="00E3759F" w:rsidP="007966C2">
      <w:r>
        <w:t xml:space="preserve">In this </w:t>
      </w:r>
      <w:r w:rsidR="00D3794C">
        <w:t>activity,</w:t>
      </w:r>
      <w:r>
        <w:t xml:space="preserve"> you will </w:t>
      </w:r>
      <w:r w:rsidR="00DC0869">
        <w:t xml:space="preserve">get </w:t>
      </w:r>
      <w:r w:rsidR="00C817E6">
        <w:t>hands-on</w:t>
      </w:r>
      <w:r w:rsidR="00DC0869">
        <w:t xml:space="preserve"> with AWS’s updated billing export </w:t>
      </w:r>
      <w:r w:rsidR="00D3794C">
        <w:t xml:space="preserve">mechanism. </w:t>
      </w:r>
      <w:r w:rsidR="00C817E6">
        <w:t>Specifically,</w:t>
      </w:r>
      <w:r w:rsidR="00D3794C">
        <w:t xml:space="preserve"> you will </w:t>
      </w:r>
      <w:r w:rsidR="00C817E6">
        <w:t>export a legacy CUR report to an S3 bucket and then review the contents of the CUR report.</w:t>
      </w:r>
    </w:p>
    <w:p w14:paraId="40681227" w14:textId="77777777" w:rsidR="00BE5EED" w:rsidRDefault="00BE5EED" w:rsidP="007966C2"/>
    <w:p w14:paraId="478503EF" w14:textId="623FFB5D" w:rsidR="00B148D2" w:rsidRDefault="00A00C76" w:rsidP="00A00C76">
      <w:pPr>
        <w:pStyle w:val="ListParagraph"/>
        <w:numPr>
          <w:ilvl w:val="0"/>
          <w:numId w:val="15"/>
        </w:numPr>
      </w:pPr>
      <w:r>
        <w:t xml:space="preserve">Go to the </w:t>
      </w:r>
      <w:hyperlink r:id="rId46" w:anchor="/bcm-data-exports/create-legacy" w:history="1">
        <w:r w:rsidR="00B148D2" w:rsidRPr="00202E92">
          <w:rPr>
            <w:rStyle w:val="Hyperlink"/>
          </w:rPr>
          <w:t>Billing and Cost Management</w:t>
        </w:r>
        <w:r w:rsidR="0041599E" w:rsidRPr="00202E92">
          <w:rPr>
            <w:rStyle w:val="Hyperlink"/>
          </w:rPr>
          <w:t xml:space="preserve"> Create </w:t>
        </w:r>
        <w:r w:rsidR="00202E92" w:rsidRPr="00202E92">
          <w:rPr>
            <w:rStyle w:val="Hyperlink"/>
          </w:rPr>
          <w:t>e</w:t>
        </w:r>
        <w:r w:rsidR="0041599E" w:rsidRPr="00202E92">
          <w:rPr>
            <w:rStyle w:val="Hyperlink"/>
          </w:rPr>
          <w:t>xport</w:t>
        </w:r>
      </w:hyperlink>
      <w:r w:rsidR="00B148D2">
        <w:t xml:space="preserve"> console</w:t>
      </w:r>
      <w:r w:rsidR="00F409BD">
        <w:t xml:space="preserve"> and set</w:t>
      </w:r>
      <w:r w:rsidR="008918E2">
        <w:t>:</w:t>
      </w:r>
    </w:p>
    <w:p w14:paraId="1B077707" w14:textId="3602B3F8" w:rsidR="00A00C76" w:rsidRDefault="00F409BD" w:rsidP="008918E2">
      <w:pPr>
        <w:pStyle w:val="ListParagraph"/>
        <w:numPr>
          <w:ilvl w:val="1"/>
          <w:numId w:val="15"/>
        </w:numPr>
      </w:pPr>
      <w:r>
        <w:t xml:space="preserve">Export </w:t>
      </w:r>
      <w:r w:rsidR="007A1628">
        <w:t xml:space="preserve">type: </w:t>
      </w:r>
      <w:r w:rsidR="007A1628" w:rsidRPr="008918E2">
        <w:rPr>
          <w:b/>
          <w:bCs/>
        </w:rPr>
        <w:t>Legacy CUR report</w:t>
      </w:r>
    </w:p>
    <w:p w14:paraId="5A97D591" w14:textId="6C178456" w:rsidR="007A1628" w:rsidRDefault="007A1628" w:rsidP="008918E2">
      <w:pPr>
        <w:pStyle w:val="ListParagraph"/>
        <w:numPr>
          <w:ilvl w:val="1"/>
          <w:numId w:val="15"/>
        </w:numPr>
      </w:pPr>
      <w:r>
        <w:t>Export</w:t>
      </w:r>
      <w:r w:rsidR="00057D14">
        <w:t xml:space="preserve"> name: </w:t>
      </w:r>
      <w:r w:rsidR="00057D14" w:rsidRPr="008918E2">
        <w:rPr>
          <w:b/>
          <w:bCs/>
        </w:rPr>
        <w:t>My-CUR</w:t>
      </w:r>
      <w:r w:rsidR="00386F2A" w:rsidRPr="008918E2">
        <w:rPr>
          <w:b/>
          <w:bCs/>
        </w:rPr>
        <w:t>-&lt;your first name&gt;</w:t>
      </w:r>
    </w:p>
    <w:p w14:paraId="77C8A7EB" w14:textId="7289C780" w:rsidR="00057D14" w:rsidRPr="00F774A8" w:rsidRDefault="001C5281" w:rsidP="008918E2">
      <w:pPr>
        <w:pStyle w:val="ListParagraph"/>
        <w:numPr>
          <w:ilvl w:val="1"/>
          <w:numId w:val="15"/>
        </w:numPr>
      </w:pPr>
      <w:r w:rsidRPr="001C5281">
        <w:t>Additional export content</w:t>
      </w:r>
      <w:r w:rsidR="009F1552" w:rsidRPr="008918E2">
        <w:t>,</w:t>
      </w:r>
      <w:r w:rsidRPr="008918E2">
        <w:rPr>
          <w:b/>
          <w:bCs/>
        </w:rPr>
        <w:t xml:space="preserve"> </w:t>
      </w:r>
      <w:proofErr w:type="gramStart"/>
      <w:r w:rsidRPr="008918E2">
        <w:rPr>
          <w:b/>
          <w:bCs/>
        </w:rPr>
        <w:t>Include</w:t>
      </w:r>
      <w:proofErr w:type="gramEnd"/>
      <w:r w:rsidRPr="008918E2">
        <w:rPr>
          <w:b/>
          <w:bCs/>
        </w:rPr>
        <w:t xml:space="preserve"> resource IDs</w:t>
      </w:r>
      <w:r>
        <w:t xml:space="preserve">: </w:t>
      </w:r>
      <w:r w:rsidRPr="008918E2">
        <w:rPr>
          <w:b/>
          <w:bCs/>
        </w:rPr>
        <w:t>Checked</w:t>
      </w:r>
    </w:p>
    <w:p w14:paraId="2CA5C02D" w14:textId="0B6B0BAA" w:rsidR="00F774A8" w:rsidRDefault="00F774A8" w:rsidP="009E0A49">
      <w:pPr>
        <w:jc w:val="center"/>
      </w:pPr>
      <w:r>
        <w:rPr>
          <w:noProof/>
        </w:rPr>
        <w:lastRenderedPageBreak/>
        <w:drawing>
          <wp:inline distT="0" distB="0" distL="0" distR="0" wp14:anchorId="7B424EC8" wp14:editId="24AB34C7">
            <wp:extent cx="5940425" cy="5233670"/>
            <wp:effectExtent l="0" t="0" r="3175" b="5080"/>
            <wp:docPr id="176225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0425" cy="5233670"/>
                    </a:xfrm>
                    <a:prstGeom prst="rect">
                      <a:avLst/>
                    </a:prstGeom>
                    <a:noFill/>
                    <a:ln>
                      <a:noFill/>
                    </a:ln>
                  </pic:spPr>
                </pic:pic>
              </a:graphicData>
            </a:graphic>
          </wp:inline>
        </w:drawing>
      </w:r>
    </w:p>
    <w:p w14:paraId="496329A4" w14:textId="77777777" w:rsidR="00CC57DE" w:rsidRPr="00F8372F" w:rsidRDefault="009F1552" w:rsidP="008918E2">
      <w:pPr>
        <w:pStyle w:val="ListParagraph"/>
        <w:numPr>
          <w:ilvl w:val="1"/>
          <w:numId w:val="15"/>
        </w:numPr>
      </w:pPr>
      <w:r w:rsidRPr="009F1552">
        <w:t>S3 bucket</w:t>
      </w:r>
      <w:r w:rsidR="00CC57DE">
        <w:t xml:space="preserve">, select </w:t>
      </w:r>
      <w:r w:rsidR="00CC57DE" w:rsidRPr="00CC57DE">
        <w:rPr>
          <w:b/>
          <w:bCs/>
        </w:rPr>
        <w:t>Configure</w:t>
      </w:r>
    </w:p>
    <w:p w14:paraId="4C84EBEE" w14:textId="28ED739E" w:rsidR="00F8372F" w:rsidRPr="00BF12AC" w:rsidRDefault="00F8372F" w:rsidP="005669E4">
      <w:pPr>
        <w:jc w:val="center"/>
      </w:pPr>
      <w:r>
        <w:rPr>
          <w:noProof/>
        </w:rPr>
        <w:drawing>
          <wp:inline distT="0" distB="0" distL="0" distR="0" wp14:anchorId="216627BE" wp14:editId="0FA73CBC">
            <wp:extent cx="5928995" cy="1040765"/>
            <wp:effectExtent l="0" t="0" r="0" b="6985"/>
            <wp:docPr id="16835923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28995" cy="1040765"/>
                    </a:xfrm>
                    <a:prstGeom prst="rect">
                      <a:avLst/>
                    </a:prstGeom>
                    <a:noFill/>
                    <a:ln>
                      <a:noFill/>
                    </a:ln>
                  </pic:spPr>
                </pic:pic>
              </a:graphicData>
            </a:graphic>
          </wp:inline>
        </w:drawing>
      </w:r>
    </w:p>
    <w:p w14:paraId="6A1CE619" w14:textId="05C79622" w:rsidR="00BF12AC" w:rsidRDefault="00BF12AC" w:rsidP="009E0A49">
      <w:pPr>
        <w:jc w:val="center"/>
      </w:pPr>
    </w:p>
    <w:p w14:paraId="718ABE76" w14:textId="2BA1E6DF" w:rsidR="00CC57DE" w:rsidRDefault="00D42D55" w:rsidP="008918E2">
      <w:pPr>
        <w:pStyle w:val="ListParagraph"/>
        <w:numPr>
          <w:ilvl w:val="1"/>
          <w:numId w:val="15"/>
        </w:numPr>
      </w:pPr>
      <w:r>
        <w:t xml:space="preserve">Set the following and select </w:t>
      </w:r>
      <w:proofErr w:type="spellStart"/>
      <w:r w:rsidR="00E26BD8">
        <w:rPr>
          <w:b/>
          <w:bCs/>
        </w:rPr>
        <w:t>Select</w:t>
      </w:r>
      <w:proofErr w:type="spellEnd"/>
      <w:r w:rsidR="00E26BD8">
        <w:rPr>
          <w:b/>
          <w:bCs/>
        </w:rPr>
        <w:t xml:space="preserve"> bucket</w:t>
      </w:r>
      <w:r w:rsidR="00E26BD8">
        <w:t xml:space="preserve"> </w:t>
      </w:r>
    </w:p>
    <w:p w14:paraId="370EFFC5" w14:textId="7269631C" w:rsidR="00E26BD8" w:rsidRPr="00747DD4" w:rsidRDefault="00E26BD8" w:rsidP="00E26BD8">
      <w:pPr>
        <w:pStyle w:val="ListParagraph"/>
        <w:numPr>
          <w:ilvl w:val="2"/>
          <w:numId w:val="15"/>
        </w:numPr>
        <w:rPr>
          <w:b/>
          <w:bCs/>
        </w:rPr>
      </w:pPr>
      <w:r w:rsidRPr="00955A26">
        <w:t>Select existing bucket</w:t>
      </w:r>
      <w:r w:rsidR="00955A26" w:rsidRPr="00955A26">
        <w:t>:</w:t>
      </w:r>
      <w:r w:rsidR="00955A26">
        <w:rPr>
          <w:b/>
          <w:bCs/>
        </w:rPr>
        <w:t xml:space="preserve"> Selected</w:t>
      </w:r>
    </w:p>
    <w:p w14:paraId="356925B4" w14:textId="6E32FF34" w:rsidR="00491FCD" w:rsidRPr="00531961" w:rsidRDefault="00747DD4" w:rsidP="00747DD4">
      <w:pPr>
        <w:pStyle w:val="ListParagraph"/>
        <w:numPr>
          <w:ilvl w:val="2"/>
          <w:numId w:val="15"/>
        </w:numPr>
      </w:pPr>
      <w:r w:rsidRPr="00747DD4">
        <w:t>S3 bucket name</w:t>
      </w:r>
      <w:r>
        <w:t>:</w:t>
      </w:r>
      <w:r w:rsidR="009F1552">
        <w:t xml:space="preserve"> </w:t>
      </w:r>
      <w:proofErr w:type="spellStart"/>
      <w:r w:rsidR="00174A70" w:rsidRPr="00747DD4">
        <w:rPr>
          <w:b/>
          <w:bCs/>
        </w:rPr>
        <w:t>amd</w:t>
      </w:r>
      <w:proofErr w:type="spellEnd"/>
      <w:r w:rsidR="00174A70" w:rsidRPr="00747DD4">
        <w:rPr>
          <w:b/>
          <w:bCs/>
        </w:rPr>
        <w:t>-on-</w:t>
      </w:r>
      <w:proofErr w:type="spellStart"/>
      <w:r w:rsidR="00174A70" w:rsidRPr="00747DD4">
        <w:rPr>
          <w:b/>
          <w:bCs/>
        </w:rPr>
        <w:t>aws</w:t>
      </w:r>
      <w:proofErr w:type="spellEnd"/>
      <w:r w:rsidR="00174A70" w:rsidRPr="00747DD4">
        <w:rPr>
          <w:b/>
          <w:bCs/>
        </w:rPr>
        <w:t>-</w:t>
      </w:r>
      <w:r w:rsidR="00F87F6D">
        <w:rPr>
          <w:b/>
          <w:bCs/>
        </w:rPr>
        <w:t>hands-on-lab</w:t>
      </w:r>
      <w:r w:rsidR="00174A70" w:rsidRPr="00747DD4">
        <w:rPr>
          <w:b/>
          <w:bCs/>
        </w:rPr>
        <w:t>-&lt;</w:t>
      </w:r>
      <w:proofErr w:type="spellStart"/>
      <w:r w:rsidR="00174A70" w:rsidRPr="00747DD4">
        <w:rPr>
          <w:b/>
          <w:bCs/>
        </w:rPr>
        <w:t>randomGUID</w:t>
      </w:r>
      <w:proofErr w:type="spellEnd"/>
      <w:r w:rsidR="00174A70" w:rsidRPr="00747DD4">
        <w:rPr>
          <w:b/>
          <w:bCs/>
        </w:rPr>
        <w:t>&gt;</w:t>
      </w:r>
    </w:p>
    <w:p w14:paraId="769DBCC4" w14:textId="4154D052" w:rsidR="00531961" w:rsidRPr="00955A26" w:rsidRDefault="00531961" w:rsidP="00747DD4">
      <w:pPr>
        <w:pStyle w:val="ListParagraph"/>
        <w:numPr>
          <w:ilvl w:val="2"/>
          <w:numId w:val="15"/>
        </w:numPr>
      </w:pPr>
      <w:r>
        <w:t>S3 path</w:t>
      </w:r>
      <w:r w:rsidR="00D222A9">
        <w:t xml:space="preserve"> prefix:</w:t>
      </w:r>
      <w:r w:rsidR="00CE7B81">
        <w:t xml:space="preserve"> </w:t>
      </w:r>
      <w:r w:rsidR="00CE7B81">
        <w:rPr>
          <w:b/>
          <w:bCs/>
        </w:rPr>
        <w:t>my-cur</w:t>
      </w:r>
    </w:p>
    <w:p w14:paraId="03C528CE" w14:textId="4769D990" w:rsidR="00955A26" w:rsidRPr="009E0A49" w:rsidRDefault="00955A26" w:rsidP="00747DD4">
      <w:pPr>
        <w:pStyle w:val="ListParagraph"/>
        <w:numPr>
          <w:ilvl w:val="2"/>
          <w:numId w:val="15"/>
        </w:numPr>
      </w:pPr>
      <w:r w:rsidRPr="00955A26">
        <w:t>I agree to overwrite my S3 bucket policy</w:t>
      </w:r>
      <w:r>
        <w:t xml:space="preserve">: </w:t>
      </w:r>
      <w:r w:rsidRPr="00955A26">
        <w:rPr>
          <w:b/>
          <w:bCs/>
        </w:rPr>
        <w:t>Checked</w:t>
      </w:r>
    </w:p>
    <w:p w14:paraId="3D546994" w14:textId="17A3F9BA" w:rsidR="009E0A49" w:rsidRPr="00491FCD" w:rsidRDefault="009E0A49" w:rsidP="009E0A49">
      <w:pPr>
        <w:jc w:val="center"/>
      </w:pPr>
      <w:r>
        <w:rPr>
          <w:noProof/>
        </w:rPr>
        <w:lastRenderedPageBreak/>
        <w:drawing>
          <wp:inline distT="0" distB="0" distL="0" distR="0" wp14:anchorId="7A6F005B" wp14:editId="5719E646">
            <wp:extent cx="5940425" cy="6809105"/>
            <wp:effectExtent l="0" t="0" r="3175" b="0"/>
            <wp:docPr id="4497170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0425" cy="6809105"/>
                    </a:xfrm>
                    <a:prstGeom prst="rect">
                      <a:avLst/>
                    </a:prstGeom>
                    <a:noFill/>
                    <a:ln>
                      <a:noFill/>
                    </a:ln>
                  </pic:spPr>
                </pic:pic>
              </a:graphicData>
            </a:graphic>
          </wp:inline>
        </w:drawing>
      </w:r>
    </w:p>
    <w:p w14:paraId="39E1A635" w14:textId="4DD12BFD" w:rsidR="00667EAA" w:rsidRDefault="00667EAA" w:rsidP="00667EAA"/>
    <w:p w14:paraId="7FA7D6C6" w14:textId="2BA02614" w:rsidR="001C5281" w:rsidRPr="000A2B3E" w:rsidRDefault="005516E5" w:rsidP="00A00C76">
      <w:pPr>
        <w:pStyle w:val="ListParagraph"/>
        <w:numPr>
          <w:ilvl w:val="0"/>
          <w:numId w:val="15"/>
        </w:numPr>
      </w:pPr>
      <w:r>
        <w:t xml:space="preserve">Select </w:t>
      </w:r>
      <w:r w:rsidR="008918E2" w:rsidRPr="000D496F">
        <w:rPr>
          <w:b/>
          <w:bCs/>
        </w:rPr>
        <w:t>Create report</w:t>
      </w:r>
    </w:p>
    <w:p w14:paraId="5A765EA8" w14:textId="6C91582F" w:rsidR="000A2B3E" w:rsidRPr="004C35B4" w:rsidRDefault="009A707E" w:rsidP="00044A9F">
      <w:pPr>
        <w:jc w:val="center"/>
      </w:pPr>
      <w:r>
        <w:rPr>
          <w:noProof/>
        </w:rPr>
        <w:lastRenderedPageBreak/>
        <w:drawing>
          <wp:inline distT="0" distB="0" distL="0" distR="0" wp14:anchorId="1EF0E3A9" wp14:editId="1A5A831E">
            <wp:extent cx="5934710" cy="6567805"/>
            <wp:effectExtent l="0" t="0" r="8890" b="4445"/>
            <wp:docPr id="8311784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34710" cy="6567805"/>
                    </a:xfrm>
                    <a:prstGeom prst="rect">
                      <a:avLst/>
                    </a:prstGeom>
                    <a:noFill/>
                    <a:ln>
                      <a:noFill/>
                    </a:ln>
                  </pic:spPr>
                </pic:pic>
              </a:graphicData>
            </a:graphic>
          </wp:inline>
        </w:drawing>
      </w:r>
    </w:p>
    <w:p w14:paraId="5F4A9F7B" w14:textId="77777777" w:rsidR="00FA1F7B" w:rsidRDefault="00FA1F7B" w:rsidP="00FA1F7B"/>
    <w:p w14:paraId="396A0230" w14:textId="34A8345C" w:rsidR="00F24A51" w:rsidRDefault="00E511A6" w:rsidP="00FA1F7B">
      <w:r>
        <w:t>Note:</w:t>
      </w:r>
      <w:r w:rsidR="00CF670A">
        <w:t xml:space="preserve"> </w:t>
      </w:r>
      <w:r w:rsidR="00C85635">
        <w:t>It</w:t>
      </w:r>
      <w:r w:rsidR="00CF670A">
        <w:t xml:space="preserve"> may take </w:t>
      </w:r>
      <w:r w:rsidR="00F137DD">
        <w:t xml:space="preserve">over </w:t>
      </w:r>
      <w:r w:rsidR="00893659">
        <w:t>3</w:t>
      </w:r>
      <w:r w:rsidR="00F137DD">
        <w:t xml:space="preserve"> hour</w:t>
      </w:r>
      <w:r w:rsidR="0099372C">
        <w:t>s</w:t>
      </w:r>
      <w:r w:rsidR="00CF670A">
        <w:t xml:space="preserve"> </w:t>
      </w:r>
      <w:r w:rsidR="00F24A51">
        <w:t>for the report to export to the S3 bucket.</w:t>
      </w:r>
      <w:r w:rsidR="0099372C">
        <w:t xml:space="preserve"> You may not have time to review the files. </w:t>
      </w:r>
    </w:p>
    <w:p w14:paraId="0A4A700B" w14:textId="77777777" w:rsidR="00F24A51" w:rsidRDefault="00F24A51" w:rsidP="00FA1F7B"/>
    <w:p w14:paraId="716AB0B8" w14:textId="1CD2D539" w:rsidR="004C35B4" w:rsidRPr="00B84100" w:rsidRDefault="004C35B4" w:rsidP="00A00C76">
      <w:pPr>
        <w:pStyle w:val="ListParagraph"/>
        <w:numPr>
          <w:ilvl w:val="0"/>
          <w:numId w:val="15"/>
        </w:numPr>
      </w:pPr>
      <w:r>
        <w:t xml:space="preserve">Go to the </w:t>
      </w:r>
      <w:hyperlink r:id="rId51" w:history="1">
        <w:r w:rsidR="004911F6" w:rsidRPr="004911F6">
          <w:rPr>
            <w:rStyle w:val="Hyperlink"/>
          </w:rPr>
          <w:t>Amazon S3 buckets</w:t>
        </w:r>
      </w:hyperlink>
      <w:r w:rsidR="004911F6">
        <w:t xml:space="preserve"> </w:t>
      </w:r>
      <w:r>
        <w:t>console</w:t>
      </w:r>
      <w:r w:rsidR="00B84100">
        <w:t xml:space="preserve"> and select the bucket named </w:t>
      </w:r>
      <w:proofErr w:type="spellStart"/>
      <w:r w:rsidR="00B84100" w:rsidRPr="008918E2">
        <w:rPr>
          <w:b/>
          <w:bCs/>
        </w:rPr>
        <w:t>amd</w:t>
      </w:r>
      <w:proofErr w:type="spellEnd"/>
      <w:r w:rsidR="00B84100" w:rsidRPr="008918E2">
        <w:rPr>
          <w:b/>
          <w:bCs/>
        </w:rPr>
        <w:t>-on-</w:t>
      </w:r>
      <w:proofErr w:type="spellStart"/>
      <w:r w:rsidR="00B84100">
        <w:rPr>
          <w:b/>
          <w:bCs/>
        </w:rPr>
        <w:t>aws</w:t>
      </w:r>
      <w:proofErr w:type="spellEnd"/>
      <w:r w:rsidR="00B84100">
        <w:rPr>
          <w:b/>
          <w:bCs/>
        </w:rPr>
        <w:t>-</w:t>
      </w:r>
      <w:r w:rsidR="00B84100" w:rsidRPr="008918E2">
        <w:rPr>
          <w:b/>
          <w:bCs/>
        </w:rPr>
        <w:t>immersion-day</w:t>
      </w:r>
      <w:r w:rsidR="00B84100">
        <w:rPr>
          <w:b/>
          <w:bCs/>
        </w:rPr>
        <w:t>-&lt;</w:t>
      </w:r>
      <w:proofErr w:type="spellStart"/>
      <w:r w:rsidR="00B84100">
        <w:rPr>
          <w:b/>
          <w:bCs/>
        </w:rPr>
        <w:t>randomGUID</w:t>
      </w:r>
      <w:proofErr w:type="spellEnd"/>
      <w:r w:rsidR="00B84100">
        <w:rPr>
          <w:b/>
          <w:bCs/>
        </w:rPr>
        <w:t>&gt;</w:t>
      </w:r>
    </w:p>
    <w:p w14:paraId="367E7D43" w14:textId="60DC7824" w:rsidR="00C25F98" w:rsidRPr="00A30CDF" w:rsidRDefault="00B84100" w:rsidP="00C25F98">
      <w:pPr>
        <w:pStyle w:val="ListParagraph"/>
        <w:numPr>
          <w:ilvl w:val="0"/>
          <w:numId w:val="15"/>
        </w:numPr>
      </w:pPr>
      <w:r>
        <w:lastRenderedPageBreak/>
        <w:t xml:space="preserve">In the contents of </w:t>
      </w:r>
      <w:proofErr w:type="spellStart"/>
      <w:r w:rsidRPr="008918E2">
        <w:rPr>
          <w:b/>
          <w:bCs/>
        </w:rPr>
        <w:t>amd</w:t>
      </w:r>
      <w:proofErr w:type="spellEnd"/>
      <w:r w:rsidRPr="008918E2">
        <w:rPr>
          <w:b/>
          <w:bCs/>
        </w:rPr>
        <w:t>-on-</w:t>
      </w:r>
      <w:proofErr w:type="spellStart"/>
      <w:r>
        <w:rPr>
          <w:b/>
          <w:bCs/>
        </w:rPr>
        <w:t>aws</w:t>
      </w:r>
      <w:proofErr w:type="spellEnd"/>
      <w:r>
        <w:rPr>
          <w:b/>
          <w:bCs/>
        </w:rPr>
        <w:t>-</w:t>
      </w:r>
      <w:r w:rsidRPr="008918E2">
        <w:rPr>
          <w:b/>
          <w:bCs/>
        </w:rPr>
        <w:t>immersion-day</w:t>
      </w:r>
      <w:r>
        <w:rPr>
          <w:b/>
          <w:bCs/>
        </w:rPr>
        <w:t>-&lt;</w:t>
      </w:r>
      <w:proofErr w:type="spellStart"/>
      <w:r>
        <w:rPr>
          <w:b/>
          <w:bCs/>
        </w:rPr>
        <w:t>randomGUID</w:t>
      </w:r>
      <w:proofErr w:type="spellEnd"/>
      <w:r>
        <w:rPr>
          <w:b/>
          <w:bCs/>
        </w:rPr>
        <w:t>&gt;</w:t>
      </w:r>
      <w:r>
        <w:t xml:space="preserve"> </w:t>
      </w:r>
      <w:r w:rsidR="00FA1E70">
        <w:t>browse</w:t>
      </w:r>
      <w:r w:rsidR="00A30CDF">
        <w:t xml:space="preserve"> to </w:t>
      </w:r>
      <w:r w:rsidR="000479B2" w:rsidRPr="00B85506">
        <w:rPr>
          <w:b/>
          <w:bCs/>
        </w:rPr>
        <w:t>my-cur</w:t>
      </w:r>
      <w:r w:rsidR="00C47572">
        <w:t xml:space="preserve"> </w:t>
      </w:r>
      <w:r w:rsidR="00577733">
        <w:t xml:space="preserve">/ </w:t>
      </w:r>
      <w:r w:rsidR="000479B2" w:rsidRPr="00B85506">
        <w:rPr>
          <w:b/>
          <w:bCs/>
        </w:rPr>
        <w:t>My-CUR-</w:t>
      </w:r>
      <w:r w:rsidR="00B85506" w:rsidRPr="00B85506">
        <w:rPr>
          <w:b/>
          <w:bCs/>
        </w:rPr>
        <w:t>&lt;</w:t>
      </w:r>
      <w:proofErr w:type="spellStart"/>
      <w:r w:rsidR="00B85506" w:rsidRPr="00B85506">
        <w:rPr>
          <w:b/>
          <w:bCs/>
        </w:rPr>
        <w:t>yourname</w:t>
      </w:r>
      <w:proofErr w:type="spellEnd"/>
      <w:r w:rsidR="00B85506" w:rsidRPr="00B85506">
        <w:rPr>
          <w:b/>
          <w:bCs/>
        </w:rPr>
        <w:t>&gt;</w:t>
      </w:r>
      <w:r w:rsidR="00B85506">
        <w:t xml:space="preserve"> </w:t>
      </w:r>
      <w:r w:rsidR="00577733">
        <w:t>/</w:t>
      </w:r>
      <w:r w:rsidR="00C47572">
        <w:t xml:space="preserve"> </w:t>
      </w:r>
      <w:r w:rsidR="00C47572" w:rsidRPr="00B85506">
        <w:rPr>
          <w:b/>
          <w:bCs/>
        </w:rPr>
        <w:t>&lt;billing period&gt;</w:t>
      </w:r>
      <w:r w:rsidR="00C25F98">
        <w:t xml:space="preserve"> </w:t>
      </w:r>
      <w:r w:rsidR="00C47572">
        <w:t>/</w:t>
      </w:r>
      <w:r w:rsidR="00C25F98">
        <w:t xml:space="preserve"> </w:t>
      </w:r>
      <w:r w:rsidR="00C25F98" w:rsidRPr="00B85506">
        <w:rPr>
          <w:b/>
          <w:bCs/>
        </w:rPr>
        <w:t>&lt;timestamp&gt;</w:t>
      </w:r>
      <w:r w:rsidR="00D81405">
        <w:t xml:space="preserve"> / </w:t>
      </w:r>
      <w:r w:rsidR="00D81405" w:rsidRPr="00B85506">
        <w:rPr>
          <w:b/>
          <w:bCs/>
        </w:rPr>
        <w:t>My-CUR-&lt;</w:t>
      </w:r>
      <w:proofErr w:type="spellStart"/>
      <w:r w:rsidR="00D81405" w:rsidRPr="00B85506">
        <w:rPr>
          <w:b/>
          <w:bCs/>
        </w:rPr>
        <w:t>yourname</w:t>
      </w:r>
      <w:proofErr w:type="spellEnd"/>
      <w:r w:rsidR="00D81405" w:rsidRPr="00B85506">
        <w:rPr>
          <w:b/>
          <w:bCs/>
        </w:rPr>
        <w:t>&gt;-00001.csv.zip</w:t>
      </w:r>
    </w:p>
    <w:p w14:paraId="026E67C0" w14:textId="7F6AC6E7" w:rsidR="00A30CDF" w:rsidRPr="00481926" w:rsidRDefault="00A30CDF" w:rsidP="00C25F98">
      <w:pPr>
        <w:pStyle w:val="ListParagraph"/>
        <w:numPr>
          <w:ilvl w:val="0"/>
          <w:numId w:val="15"/>
        </w:numPr>
      </w:pPr>
      <w:r w:rsidRPr="00A30CDF">
        <w:t>Select</w:t>
      </w:r>
      <w:r>
        <w:rPr>
          <w:b/>
          <w:bCs/>
        </w:rPr>
        <w:t xml:space="preserve"> </w:t>
      </w:r>
      <w:r w:rsidRPr="00B85506">
        <w:rPr>
          <w:b/>
          <w:bCs/>
        </w:rPr>
        <w:t>My-CUR-&lt;</w:t>
      </w:r>
      <w:proofErr w:type="spellStart"/>
      <w:r w:rsidRPr="00B85506">
        <w:rPr>
          <w:b/>
          <w:bCs/>
        </w:rPr>
        <w:t>yourname</w:t>
      </w:r>
      <w:proofErr w:type="spellEnd"/>
      <w:r w:rsidRPr="00B85506">
        <w:rPr>
          <w:b/>
          <w:bCs/>
        </w:rPr>
        <w:t>&gt;-00001.csv.zip</w:t>
      </w:r>
      <w:r w:rsidR="00DC7B57">
        <w:t xml:space="preserve">, select </w:t>
      </w:r>
      <w:r w:rsidR="00DC7B57">
        <w:rPr>
          <w:b/>
          <w:bCs/>
        </w:rPr>
        <w:t>Actions</w:t>
      </w:r>
      <w:r w:rsidR="00DC7B57">
        <w:t xml:space="preserve">, </w:t>
      </w:r>
      <w:r w:rsidR="00391E64" w:rsidRPr="00391E64">
        <w:rPr>
          <w:b/>
          <w:bCs/>
        </w:rPr>
        <w:t>Download as</w:t>
      </w:r>
    </w:p>
    <w:p w14:paraId="4BBD8F87" w14:textId="7277C9A9" w:rsidR="00481926" w:rsidRDefault="004D2A6A" w:rsidP="00A118E1">
      <w:pPr>
        <w:jc w:val="center"/>
      </w:pPr>
      <w:r>
        <w:rPr>
          <w:noProof/>
        </w:rPr>
        <w:drawing>
          <wp:inline distT="0" distB="0" distL="0" distR="0" wp14:anchorId="69B9649C" wp14:editId="5CA1CBFE">
            <wp:extent cx="5940425" cy="2788920"/>
            <wp:effectExtent l="0" t="0" r="3175" b="0"/>
            <wp:docPr id="8211283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0425" cy="2788920"/>
                    </a:xfrm>
                    <a:prstGeom prst="rect">
                      <a:avLst/>
                    </a:prstGeom>
                    <a:noFill/>
                    <a:ln>
                      <a:noFill/>
                    </a:ln>
                  </pic:spPr>
                </pic:pic>
              </a:graphicData>
            </a:graphic>
          </wp:inline>
        </w:drawing>
      </w:r>
    </w:p>
    <w:p w14:paraId="2D983A86" w14:textId="19122FD6" w:rsidR="00C25F98" w:rsidRDefault="00193555" w:rsidP="00C25F98">
      <w:pPr>
        <w:pStyle w:val="ListParagraph"/>
        <w:numPr>
          <w:ilvl w:val="0"/>
          <w:numId w:val="15"/>
        </w:numPr>
      </w:pPr>
      <w:r>
        <w:t xml:space="preserve">Select </w:t>
      </w:r>
      <w:r w:rsidR="002D72FB" w:rsidRPr="00B85506">
        <w:rPr>
          <w:b/>
          <w:bCs/>
        </w:rPr>
        <w:t>My-CUR-&lt;</w:t>
      </w:r>
      <w:proofErr w:type="spellStart"/>
      <w:r w:rsidR="002D72FB" w:rsidRPr="00B85506">
        <w:rPr>
          <w:b/>
          <w:bCs/>
        </w:rPr>
        <w:t>yourname</w:t>
      </w:r>
      <w:proofErr w:type="spellEnd"/>
      <w:r w:rsidR="002D72FB" w:rsidRPr="00B85506">
        <w:rPr>
          <w:b/>
          <w:bCs/>
        </w:rPr>
        <w:t>&gt;-00001.csv.zip</w:t>
      </w:r>
      <w:r w:rsidR="002D72FB">
        <w:t xml:space="preserve"> to download your CUR and select </w:t>
      </w:r>
      <w:r w:rsidR="002D72FB">
        <w:rPr>
          <w:b/>
          <w:bCs/>
        </w:rPr>
        <w:t>Close</w:t>
      </w:r>
      <w:r w:rsidR="002D72FB">
        <w:t>.</w:t>
      </w:r>
    </w:p>
    <w:p w14:paraId="0DEE3432" w14:textId="06B12B14" w:rsidR="002D72FB" w:rsidRDefault="002D72FB" w:rsidP="00A118E1">
      <w:pPr>
        <w:jc w:val="center"/>
      </w:pPr>
      <w:r>
        <w:rPr>
          <w:noProof/>
        </w:rPr>
        <w:drawing>
          <wp:inline distT="0" distB="0" distL="0" distR="0" wp14:anchorId="66E3C1B3" wp14:editId="4BEAB867">
            <wp:extent cx="5940425" cy="1857375"/>
            <wp:effectExtent l="0" t="0" r="3175" b="9525"/>
            <wp:docPr id="8151907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0425" cy="1857375"/>
                    </a:xfrm>
                    <a:prstGeom prst="rect">
                      <a:avLst/>
                    </a:prstGeom>
                    <a:noFill/>
                    <a:ln>
                      <a:noFill/>
                    </a:ln>
                  </pic:spPr>
                </pic:pic>
              </a:graphicData>
            </a:graphic>
          </wp:inline>
        </w:drawing>
      </w:r>
    </w:p>
    <w:p w14:paraId="4409EF96" w14:textId="424BF743" w:rsidR="00C25F98" w:rsidRDefault="004D0DED" w:rsidP="00C25F98">
      <w:pPr>
        <w:pStyle w:val="ListParagraph"/>
        <w:numPr>
          <w:ilvl w:val="0"/>
          <w:numId w:val="15"/>
        </w:numPr>
      </w:pPr>
      <w:r>
        <w:t xml:space="preserve">Browse to your downloads location and </w:t>
      </w:r>
      <w:r w:rsidR="000A06D3">
        <w:t xml:space="preserve">double-click the file named </w:t>
      </w:r>
      <w:r w:rsidR="000A06D3" w:rsidRPr="00B85506">
        <w:rPr>
          <w:b/>
          <w:bCs/>
        </w:rPr>
        <w:t>My-CUR-&lt;</w:t>
      </w:r>
      <w:proofErr w:type="spellStart"/>
      <w:r w:rsidR="000A06D3" w:rsidRPr="00B85506">
        <w:rPr>
          <w:b/>
          <w:bCs/>
        </w:rPr>
        <w:t>yourname</w:t>
      </w:r>
      <w:proofErr w:type="spellEnd"/>
      <w:r w:rsidR="000A06D3" w:rsidRPr="00B85506">
        <w:rPr>
          <w:b/>
          <w:bCs/>
        </w:rPr>
        <w:t>&gt;-00001.csv.</w:t>
      </w:r>
      <w:r w:rsidR="00055631">
        <w:rPr>
          <w:b/>
          <w:bCs/>
        </w:rPr>
        <w:t xml:space="preserve">zip. </w:t>
      </w:r>
      <w:r w:rsidR="00055631" w:rsidRPr="00055631">
        <w:t>Inside</w:t>
      </w:r>
      <w:r w:rsidR="00055631">
        <w:t xml:space="preserve"> the zip </w:t>
      </w:r>
      <w:r w:rsidR="00044A9F">
        <w:t>file,</w:t>
      </w:r>
      <w:r w:rsidR="00055631">
        <w:t xml:space="preserve"> you will find your </w:t>
      </w:r>
      <w:r w:rsidR="00044A9F">
        <w:t>C</w:t>
      </w:r>
      <w:r w:rsidR="00F33620">
        <w:t>UR csv.</w:t>
      </w:r>
    </w:p>
    <w:p w14:paraId="320720E5" w14:textId="4FE83451" w:rsidR="004D0DED" w:rsidRDefault="004D0DED" w:rsidP="00A118E1">
      <w:pPr>
        <w:jc w:val="center"/>
      </w:pPr>
      <w:r>
        <w:rPr>
          <w:noProof/>
        </w:rPr>
        <w:lastRenderedPageBreak/>
        <w:drawing>
          <wp:inline distT="0" distB="0" distL="0" distR="0" wp14:anchorId="7D9C2E14" wp14:editId="6DA5E0A0">
            <wp:extent cx="5940425" cy="2496185"/>
            <wp:effectExtent l="0" t="0" r="3175" b="0"/>
            <wp:docPr id="6896740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0425" cy="2496185"/>
                    </a:xfrm>
                    <a:prstGeom prst="rect">
                      <a:avLst/>
                    </a:prstGeom>
                    <a:noFill/>
                    <a:ln>
                      <a:noFill/>
                    </a:ln>
                  </pic:spPr>
                </pic:pic>
              </a:graphicData>
            </a:graphic>
          </wp:inline>
        </w:drawing>
      </w:r>
    </w:p>
    <w:p w14:paraId="188BF070" w14:textId="4C391D37" w:rsidR="00BE5EED" w:rsidRDefault="00BE5EED" w:rsidP="00A118E1"/>
    <w:p w14:paraId="7CAAC8A2" w14:textId="77777777" w:rsidR="00BE5EED" w:rsidRDefault="00BE5EED" w:rsidP="007966C2"/>
    <w:p w14:paraId="2CBDE20C" w14:textId="77777777" w:rsidR="00BE5EED" w:rsidRDefault="00BE5EED" w:rsidP="007966C2"/>
    <w:p w14:paraId="48029F20" w14:textId="133BFB23" w:rsidR="00064B3B" w:rsidRDefault="00064B3B" w:rsidP="00064B3B">
      <w:pPr>
        <w:pStyle w:val="Heading2"/>
      </w:pPr>
      <w:r w:rsidRPr="00EC128C">
        <w:t>Activity</w:t>
      </w:r>
      <w:r>
        <w:t xml:space="preserve"> </w:t>
      </w:r>
      <w:r w:rsidR="00E50267">
        <w:t>7</w:t>
      </w:r>
      <w:r w:rsidRPr="00EC128C">
        <w:t xml:space="preserve"> </w:t>
      </w:r>
      <w:r w:rsidR="00682FDF">
        <w:t>How to</w:t>
      </w:r>
      <w:r w:rsidRPr="00EC128C">
        <w:t xml:space="preserve"> </w:t>
      </w:r>
      <w:r w:rsidR="00F11450">
        <w:t>upgrade your container workloads to AMD</w:t>
      </w:r>
    </w:p>
    <w:p w14:paraId="75071016" w14:textId="77777777" w:rsidR="00F11450" w:rsidRDefault="00F11450" w:rsidP="00F11450"/>
    <w:p w14:paraId="62E5EFE1" w14:textId="50EDC852" w:rsidR="00F11450" w:rsidRPr="00F11450" w:rsidRDefault="00682FDF" w:rsidP="00682FDF">
      <w:pPr>
        <w:jc w:val="center"/>
      </w:pPr>
      <w:r>
        <w:rPr>
          <w:noProof/>
        </w:rPr>
        <w:lastRenderedPageBreak/>
        <w:drawing>
          <wp:inline distT="0" distB="0" distL="0" distR="0" wp14:anchorId="23775A63" wp14:editId="365AB566">
            <wp:extent cx="9753600" cy="5324475"/>
            <wp:effectExtent l="0" t="0" r="0" b="9525"/>
            <wp:docPr id="1421123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9753600" cy="5324475"/>
                    </a:xfrm>
                    <a:prstGeom prst="rect">
                      <a:avLst/>
                    </a:prstGeom>
                    <a:noFill/>
                  </pic:spPr>
                </pic:pic>
              </a:graphicData>
            </a:graphic>
          </wp:inline>
        </w:drawing>
      </w:r>
    </w:p>
    <w:p w14:paraId="7D73B805" w14:textId="77777777" w:rsidR="00064B3B" w:rsidRPr="00064B3B" w:rsidRDefault="00064B3B" w:rsidP="00064B3B"/>
    <w:p w14:paraId="06A887FE" w14:textId="6EC402F2" w:rsidR="00BE5EED" w:rsidRDefault="005669E4" w:rsidP="005669E4">
      <w:pPr>
        <w:pStyle w:val="Heading1"/>
      </w:pPr>
      <w:r>
        <w:t>Additional resources</w:t>
      </w:r>
    </w:p>
    <w:p w14:paraId="5CE64F9B" w14:textId="77777777" w:rsidR="00C8079E" w:rsidRPr="00C8079E" w:rsidRDefault="00C8079E" w:rsidP="00C8079E">
      <w:pPr>
        <w:numPr>
          <w:ilvl w:val="0"/>
          <w:numId w:val="16"/>
        </w:numPr>
      </w:pPr>
      <w:r w:rsidRPr="00C8079E">
        <w:t>AWS Blogs</w:t>
      </w:r>
    </w:p>
    <w:p w14:paraId="0A88E4BF" w14:textId="77777777" w:rsidR="00C8079E" w:rsidRPr="00C8079E" w:rsidRDefault="00C8079E" w:rsidP="00C8079E">
      <w:pPr>
        <w:numPr>
          <w:ilvl w:val="1"/>
          <w:numId w:val="16"/>
        </w:numPr>
      </w:pPr>
      <w:hyperlink r:id="rId56" w:history="1">
        <w:r w:rsidRPr="00C8079E">
          <w:rPr>
            <w:rStyle w:val="Hyperlink"/>
          </w:rPr>
          <w:t>Performance benefits of new Amazon EC2 R8a memory-optimized instances</w:t>
        </w:r>
      </w:hyperlink>
    </w:p>
    <w:p w14:paraId="40BC3B65" w14:textId="77777777" w:rsidR="00C8079E" w:rsidRPr="00C8079E" w:rsidRDefault="00C8079E" w:rsidP="00C8079E">
      <w:pPr>
        <w:numPr>
          <w:ilvl w:val="1"/>
          <w:numId w:val="16"/>
        </w:numPr>
      </w:pPr>
      <w:hyperlink r:id="rId57" w:history="1">
        <w:r w:rsidRPr="00C8079E">
          <w:rPr>
            <w:rStyle w:val="Hyperlink"/>
          </w:rPr>
          <w:t>Tuning guide for AMD Amazon EC2 instances</w:t>
        </w:r>
      </w:hyperlink>
    </w:p>
    <w:p w14:paraId="103F5A86" w14:textId="77777777" w:rsidR="00C8079E" w:rsidRPr="00C8079E" w:rsidRDefault="00C8079E" w:rsidP="00C8079E">
      <w:pPr>
        <w:numPr>
          <w:ilvl w:val="1"/>
          <w:numId w:val="16"/>
        </w:numPr>
      </w:pPr>
      <w:hyperlink r:id="rId58" w:history="1">
        <w:r w:rsidRPr="00C8079E">
          <w:rPr>
            <w:rStyle w:val="Hyperlink"/>
          </w:rPr>
          <w:t>Reduce your Microsoft licensing costs by upgrading to 4th generation AMD processors</w:t>
        </w:r>
      </w:hyperlink>
    </w:p>
    <w:p w14:paraId="69808F6F" w14:textId="77777777" w:rsidR="00C8079E" w:rsidRDefault="00C8079E" w:rsidP="00C8079E">
      <w:pPr>
        <w:numPr>
          <w:ilvl w:val="1"/>
          <w:numId w:val="16"/>
        </w:numPr>
      </w:pPr>
      <w:hyperlink r:id="rId59" w:history="1">
        <w:r w:rsidRPr="00C8079E">
          <w:rPr>
            <w:rStyle w:val="Hyperlink"/>
          </w:rPr>
          <w:t>Optimize your x86-based Amazon EC2 Workloads</w:t>
        </w:r>
      </w:hyperlink>
    </w:p>
    <w:p w14:paraId="046A3639" w14:textId="6E763A9E" w:rsidR="00C8079E" w:rsidRDefault="00C8079E" w:rsidP="00C8079E">
      <w:pPr>
        <w:numPr>
          <w:ilvl w:val="0"/>
          <w:numId w:val="16"/>
        </w:numPr>
      </w:pPr>
      <w:r>
        <w:t>AWS Immersion Days</w:t>
      </w:r>
    </w:p>
    <w:p w14:paraId="3334A3D5" w14:textId="3DDEC1F6" w:rsidR="00C8079E" w:rsidRDefault="00DD5EE2" w:rsidP="00C8079E">
      <w:pPr>
        <w:numPr>
          <w:ilvl w:val="1"/>
          <w:numId w:val="16"/>
        </w:numPr>
      </w:pPr>
      <w:hyperlink r:id="rId60" w:history="1">
        <w:r w:rsidRPr="00DD5EE2">
          <w:rPr>
            <w:rStyle w:val="Hyperlink"/>
          </w:rPr>
          <w:t>General Immersion Day - Basic</w:t>
        </w:r>
      </w:hyperlink>
    </w:p>
    <w:p w14:paraId="187180C9" w14:textId="71768817" w:rsidR="00C8079E" w:rsidRDefault="00DD5EE2" w:rsidP="00C8079E">
      <w:pPr>
        <w:numPr>
          <w:ilvl w:val="1"/>
          <w:numId w:val="16"/>
        </w:numPr>
      </w:pPr>
      <w:hyperlink r:id="rId61" w:history="1">
        <w:r w:rsidRPr="00DD5EE2">
          <w:rPr>
            <w:rStyle w:val="Hyperlink"/>
          </w:rPr>
          <w:t>AWS Networking Immersion Day Workshop</w:t>
        </w:r>
      </w:hyperlink>
    </w:p>
    <w:p w14:paraId="34D4E610" w14:textId="5F869ABA" w:rsidR="00C8079E" w:rsidRDefault="00DD5EE2" w:rsidP="00C8079E">
      <w:pPr>
        <w:numPr>
          <w:ilvl w:val="1"/>
          <w:numId w:val="16"/>
        </w:numPr>
      </w:pPr>
      <w:hyperlink r:id="rId62" w:history="1">
        <w:r w:rsidRPr="00DD5EE2">
          <w:rPr>
            <w:rStyle w:val="Hyperlink"/>
          </w:rPr>
          <w:t>AWS Storage Workshop</w:t>
        </w:r>
      </w:hyperlink>
    </w:p>
    <w:p w14:paraId="73B3C32A" w14:textId="6904D9D9" w:rsidR="00C8079E" w:rsidRPr="00C8079E" w:rsidRDefault="00917016" w:rsidP="00C8079E">
      <w:pPr>
        <w:numPr>
          <w:ilvl w:val="1"/>
          <w:numId w:val="16"/>
        </w:numPr>
      </w:pPr>
      <w:hyperlink r:id="rId63" w:history="1">
        <w:r w:rsidRPr="00917016">
          <w:rPr>
            <w:rStyle w:val="Hyperlink"/>
          </w:rPr>
          <w:t>AWS Purpose Built Databases Workshop</w:t>
        </w:r>
      </w:hyperlink>
    </w:p>
    <w:p w14:paraId="040B7D7B" w14:textId="77777777" w:rsidR="00C8079E" w:rsidRPr="00C8079E" w:rsidRDefault="00C8079E" w:rsidP="00C8079E">
      <w:pPr>
        <w:numPr>
          <w:ilvl w:val="0"/>
          <w:numId w:val="16"/>
        </w:numPr>
      </w:pPr>
      <w:r w:rsidRPr="00C8079E">
        <w:lastRenderedPageBreak/>
        <w:t>AMD Blogs</w:t>
      </w:r>
    </w:p>
    <w:p w14:paraId="47D9773A" w14:textId="77777777" w:rsidR="00C8079E" w:rsidRPr="00C8079E" w:rsidRDefault="00C8079E" w:rsidP="00C8079E">
      <w:pPr>
        <w:numPr>
          <w:ilvl w:val="1"/>
          <w:numId w:val="16"/>
        </w:numPr>
      </w:pPr>
      <w:hyperlink r:id="rId64" w:history="1">
        <w:r w:rsidRPr="00C8079E">
          <w:rPr>
            <w:rStyle w:val="Hyperlink"/>
          </w:rPr>
          <w:t>Guide to Migrating EC2 Workloads</w:t>
        </w:r>
      </w:hyperlink>
    </w:p>
    <w:p w14:paraId="7CBFD7F7" w14:textId="77777777" w:rsidR="00C8079E" w:rsidRPr="00C8079E" w:rsidRDefault="00C8079E" w:rsidP="00C8079E">
      <w:pPr>
        <w:numPr>
          <w:ilvl w:val="1"/>
          <w:numId w:val="16"/>
        </w:numPr>
      </w:pPr>
      <w:hyperlink r:id="rId65" w:history="1">
        <w:r w:rsidRPr="00C8079E">
          <w:rPr>
            <w:rStyle w:val="Hyperlink"/>
          </w:rPr>
          <w:t>Testing Your Cloud's Power Efficiency</w:t>
        </w:r>
      </w:hyperlink>
    </w:p>
    <w:p w14:paraId="66CD0E26" w14:textId="77777777" w:rsidR="00C8079E" w:rsidRPr="00C8079E" w:rsidRDefault="00C8079E" w:rsidP="00C8079E">
      <w:pPr>
        <w:numPr>
          <w:ilvl w:val="1"/>
          <w:numId w:val="16"/>
        </w:numPr>
      </w:pPr>
      <w:hyperlink r:id="rId66" w:history="1">
        <w:r w:rsidRPr="00C8079E">
          <w:rPr>
            <w:rStyle w:val="Hyperlink"/>
          </w:rPr>
          <w:t>Advancing the Cloud Together: How AMD and AWS Are Powering the Next Era of Enterprise Efficiency and Innovation</w:t>
        </w:r>
      </w:hyperlink>
    </w:p>
    <w:p w14:paraId="63A4A58A" w14:textId="77777777" w:rsidR="00C8079E" w:rsidRPr="00C8079E" w:rsidRDefault="00C8079E" w:rsidP="00C8079E">
      <w:pPr>
        <w:numPr>
          <w:ilvl w:val="1"/>
          <w:numId w:val="16"/>
        </w:numPr>
      </w:pPr>
      <w:hyperlink r:id="rId67" w:history="1">
        <w:r w:rsidRPr="00C8079E">
          <w:rPr>
            <w:rStyle w:val="Hyperlink"/>
          </w:rPr>
          <w:t>AMD EPYC CPUs: The Engines of the Cloud Unleashing Compute at Scale</w:t>
        </w:r>
      </w:hyperlink>
    </w:p>
    <w:p w14:paraId="3E6F81E4" w14:textId="77777777" w:rsidR="00C8079E" w:rsidRPr="00C8079E" w:rsidRDefault="00C8079E" w:rsidP="00C8079E">
      <w:pPr>
        <w:numPr>
          <w:ilvl w:val="1"/>
          <w:numId w:val="16"/>
        </w:numPr>
      </w:pPr>
      <w:hyperlink r:id="rId68" w:history="1">
        <w:r w:rsidRPr="00C8079E">
          <w:rPr>
            <w:rStyle w:val="Hyperlink"/>
          </w:rPr>
          <w:t>Achieve Continuous, Data-Driven Instance Sizing for Your AMD Powered Amazon EC2 Instances</w:t>
        </w:r>
      </w:hyperlink>
    </w:p>
    <w:p w14:paraId="56D6CABD" w14:textId="77777777" w:rsidR="00C8079E" w:rsidRPr="00C8079E" w:rsidRDefault="00C8079E" w:rsidP="00C8079E">
      <w:pPr>
        <w:numPr>
          <w:ilvl w:val="0"/>
          <w:numId w:val="16"/>
        </w:numPr>
      </w:pPr>
      <w:r w:rsidRPr="00C8079E">
        <w:t>AMD Papers</w:t>
      </w:r>
    </w:p>
    <w:p w14:paraId="092C965F" w14:textId="77777777" w:rsidR="00C8079E" w:rsidRPr="00C8079E" w:rsidRDefault="00C8079E" w:rsidP="00C8079E">
      <w:pPr>
        <w:numPr>
          <w:ilvl w:val="1"/>
          <w:numId w:val="16"/>
        </w:numPr>
      </w:pPr>
      <w:hyperlink r:id="rId69" w:history="1">
        <w:r w:rsidRPr="00C8079E">
          <w:rPr>
            <w:rStyle w:val="Hyperlink"/>
          </w:rPr>
          <w:t>Tuning Guide for Amazon EC2 Instances Powered by 1st-4th Gen AMD EPYC Processors</w:t>
        </w:r>
      </w:hyperlink>
    </w:p>
    <w:p w14:paraId="4403B93D" w14:textId="77777777" w:rsidR="00BE5EED" w:rsidRDefault="00BE5EED" w:rsidP="007966C2"/>
    <w:p w14:paraId="65759F31" w14:textId="77777777" w:rsidR="00BE5EED" w:rsidRDefault="00BE5EED" w:rsidP="007966C2"/>
    <w:p w14:paraId="163DF28C" w14:textId="77777777" w:rsidR="00BE5EED" w:rsidRDefault="00BE5EED" w:rsidP="007966C2"/>
    <w:p w14:paraId="39A18872" w14:textId="77777777" w:rsidR="00BE5EED" w:rsidRDefault="00BE5EED" w:rsidP="007966C2"/>
    <w:p w14:paraId="5DEBBE75" w14:textId="77777777" w:rsidR="00BE5EED" w:rsidRDefault="00BE5EED" w:rsidP="007966C2"/>
    <w:p w14:paraId="0757D83E" w14:textId="77777777" w:rsidR="00BE5EED" w:rsidRDefault="00BE5EED" w:rsidP="007966C2"/>
    <w:p w14:paraId="7BE9B2C6" w14:textId="77777777" w:rsidR="00BE5EED" w:rsidRDefault="00BE5EED" w:rsidP="007966C2"/>
    <w:p w14:paraId="6D8304CE" w14:textId="77777777" w:rsidR="00BE5EED" w:rsidRDefault="00BE5EED" w:rsidP="007966C2"/>
    <w:p w14:paraId="2F045724" w14:textId="77777777" w:rsidR="00BE5EED" w:rsidRDefault="00BE5EED" w:rsidP="007966C2"/>
    <w:p w14:paraId="2DC77C9F" w14:textId="77777777" w:rsidR="00BE5EED" w:rsidRDefault="00BE5EED" w:rsidP="007966C2"/>
    <w:p w14:paraId="2434876C" w14:textId="77777777" w:rsidR="00BE5EED" w:rsidRDefault="00BE5EED" w:rsidP="007966C2"/>
    <w:p w14:paraId="2FB02789" w14:textId="77777777" w:rsidR="00BE5EED" w:rsidRDefault="00BE5EED" w:rsidP="007966C2"/>
    <w:p w14:paraId="002900D7" w14:textId="77777777" w:rsidR="00BE5EED" w:rsidRDefault="00BE5EED" w:rsidP="007966C2"/>
    <w:p w14:paraId="0C8A0DA8" w14:textId="77777777" w:rsidR="00BE5EED" w:rsidRDefault="00BE5EED" w:rsidP="007966C2"/>
    <w:p w14:paraId="0EE638FA" w14:textId="77777777" w:rsidR="00BE5EED" w:rsidRDefault="00BE5EED" w:rsidP="007966C2"/>
    <w:p w14:paraId="63F76921" w14:textId="77777777" w:rsidR="00BE5EED" w:rsidRDefault="00BE5EED" w:rsidP="007966C2"/>
    <w:p w14:paraId="134392E7" w14:textId="03DEC803" w:rsidR="007966C2" w:rsidRPr="007E07DC" w:rsidRDefault="007966C2" w:rsidP="007966C2"/>
    <w:sectPr w:rsidR="007966C2" w:rsidRPr="007E07DC">
      <w:headerReference w:type="even" r:id="rId70"/>
      <w:headerReference w:type="default" r:id="rId71"/>
      <w:headerReference w:type="first" r:id="rId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6A9CC" w14:textId="77777777" w:rsidR="000C5D22" w:rsidRDefault="000C5D22" w:rsidP="00177E77">
      <w:r>
        <w:separator/>
      </w:r>
    </w:p>
  </w:endnote>
  <w:endnote w:type="continuationSeparator" w:id="0">
    <w:p w14:paraId="49138456" w14:textId="77777777" w:rsidR="000C5D22" w:rsidRDefault="000C5D22" w:rsidP="00177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5750E" w14:textId="77777777" w:rsidR="000C5D22" w:rsidRDefault="000C5D22" w:rsidP="00177E77">
      <w:r>
        <w:separator/>
      </w:r>
    </w:p>
  </w:footnote>
  <w:footnote w:type="continuationSeparator" w:id="0">
    <w:p w14:paraId="7573856E" w14:textId="77777777" w:rsidR="000C5D22" w:rsidRDefault="000C5D22" w:rsidP="00177E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EA60" w14:textId="162B3888" w:rsidR="00177E77" w:rsidRDefault="00FD1AE7">
    <w:pPr>
      <w:pStyle w:val="Header"/>
    </w:pPr>
    <w:r>
      <w:rPr>
        <w:noProof/>
      </w:rPr>
      <mc:AlternateContent>
        <mc:Choice Requires="wps">
          <w:drawing>
            <wp:anchor distT="0" distB="0" distL="0" distR="0" simplePos="0" relativeHeight="251658240" behindDoc="0" locked="0" layoutInCell="1" allowOverlap="1" wp14:anchorId="132467CA" wp14:editId="66232271">
              <wp:simplePos x="635" y="635"/>
              <wp:positionH relativeFrom="page">
                <wp:align>left</wp:align>
              </wp:positionH>
              <wp:positionV relativeFrom="page">
                <wp:align>top</wp:align>
              </wp:positionV>
              <wp:extent cx="3289300" cy="345440"/>
              <wp:effectExtent l="0" t="0" r="6350" b="16510"/>
              <wp:wrapNone/>
              <wp:docPr id="1017188794" name="Text Box 2" descr="[AMD Official Use Only - AMD Internal Distribution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289300" cy="345440"/>
                      </a:xfrm>
                      <a:prstGeom prst="rect">
                        <a:avLst/>
                      </a:prstGeom>
                      <a:noFill/>
                      <a:ln>
                        <a:noFill/>
                      </a:ln>
                    </wps:spPr>
                    <wps:txbx>
                      <w:txbxContent>
                        <w:p w14:paraId="20F49E4E" w14:textId="6369CBFC" w:rsidR="00FD1AE7" w:rsidRPr="00FD1AE7" w:rsidRDefault="00FD1AE7" w:rsidP="00FD1AE7">
                          <w:pPr>
                            <w:rPr>
                              <w:rFonts w:ascii="Aptos" w:eastAsia="Aptos" w:hAnsi="Aptos" w:cs="Aptos"/>
                              <w:noProof/>
                              <w:color w:val="0000FF"/>
                              <w:sz w:val="20"/>
                              <w:szCs w:val="20"/>
                            </w:rPr>
                          </w:pPr>
                          <w:r w:rsidRPr="00FD1AE7">
                            <w:rPr>
                              <w:rFonts w:ascii="Aptos" w:eastAsia="Aptos" w:hAnsi="Aptos" w:cs="Aptos"/>
                              <w:noProof/>
                              <w:color w:val="0000FF"/>
                              <w:sz w:val="20"/>
                              <w:szCs w:val="20"/>
                            </w:rPr>
                            <w:t>[AMD Official Use Only - AMD Internal Distribution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32467CA" id="_x0000_t202" coordsize="21600,21600" o:spt="202" path="m,l,21600r21600,l21600,xe">
              <v:stroke joinstyle="miter"/>
              <v:path gradientshapeok="t" o:connecttype="rect"/>
            </v:shapetype>
            <v:shape id="Text Box 2" o:spid="_x0000_s1026" type="#_x0000_t202" alt="[AMD Official Use Only - AMD Internal Distribution Only]" style="position:absolute;margin-left:0;margin-top:0;width:259pt;height:27.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" filled="f" stroked="f">
              <v:textbox style="mso-fit-shape-to-text:t" inset="20pt,15pt,0,0">
                <w:txbxContent>
                  <w:p w14:paraId="20F49E4E" w14:textId="6369CBFC" w:rsidR="00FD1AE7" w:rsidRPr="00FD1AE7" w:rsidRDefault="00FD1AE7" w:rsidP="00FD1AE7">
                    <w:pPr>
                      <w:rPr>
                        <w:rFonts w:ascii="Aptos" w:eastAsia="Aptos" w:hAnsi="Aptos" w:cs="Aptos"/>
                        <w:noProof/>
                        <w:color w:val="0000FF"/>
                        <w:sz w:val="20"/>
                        <w:szCs w:val="20"/>
                      </w:rPr>
                    </w:pPr>
                    <w:r w:rsidRPr="00FD1AE7">
                      <w:rPr>
                        <w:rFonts w:ascii="Aptos" w:eastAsia="Aptos" w:hAnsi="Aptos" w:cs="Aptos"/>
                        <w:noProof/>
                        <w:color w:val="0000FF"/>
                        <w:sz w:val="20"/>
                        <w:szCs w:val="20"/>
                      </w:rPr>
                      <w:t>[AMD Official Use Only - AMD Internal Distribution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57883" w14:textId="627CBE2F" w:rsidR="00177E77" w:rsidRDefault="00FD1AE7">
    <w:pPr>
      <w:pStyle w:val="Header"/>
    </w:pPr>
    <w:r>
      <w:rPr>
        <w:noProof/>
      </w:rPr>
      <mc:AlternateContent>
        <mc:Choice Requires="wps">
          <w:drawing>
            <wp:anchor distT="0" distB="0" distL="0" distR="0" simplePos="0" relativeHeight="251658241" behindDoc="0" locked="0" layoutInCell="1" allowOverlap="1" wp14:anchorId="6699097B" wp14:editId="531D9D51">
              <wp:simplePos x="914400" y="457200"/>
              <wp:positionH relativeFrom="page">
                <wp:align>left</wp:align>
              </wp:positionH>
              <wp:positionV relativeFrom="page">
                <wp:align>top</wp:align>
              </wp:positionV>
              <wp:extent cx="3289300" cy="345440"/>
              <wp:effectExtent l="0" t="0" r="6350" b="16510"/>
              <wp:wrapNone/>
              <wp:docPr id="1855616928" name="Text Box 3" descr="[AMD Official Use Only - AMD Internal Distribution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289300" cy="345440"/>
                      </a:xfrm>
                      <a:prstGeom prst="rect">
                        <a:avLst/>
                      </a:prstGeom>
                      <a:noFill/>
                      <a:ln>
                        <a:noFill/>
                      </a:ln>
                    </wps:spPr>
                    <wps:txbx>
                      <w:txbxContent>
                        <w:p w14:paraId="272E74E7" w14:textId="3C477C4A" w:rsidR="00FD1AE7" w:rsidRPr="00FD1AE7" w:rsidRDefault="00FD1AE7" w:rsidP="00FD1AE7">
                          <w:pPr>
                            <w:rPr>
                              <w:rFonts w:ascii="Aptos" w:eastAsia="Aptos" w:hAnsi="Aptos" w:cs="Aptos"/>
                              <w:noProof/>
                              <w:color w:val="0000FF"/>
                              <w:sz w:val="20"/>
                              <w:szCs w:val="20"/>
                            </w:rPr>
                          </w:pPr>
                          <w:r w:rsidRPr="00FD1AE7">
                            <w:rPr>
                              <w:rFonts w:ascii="Aptos" w:eastAsia="Aptos" w:hAnsi="Aptos" w:cs="Aptos"/>
                              <w:noProof/>
                              <w:color w:val="0000FF"/>
                              <w:sz w:val="20"/>
                              <w:szCs w:val="20"/>
                            </w:rPr>
                            <w:t>[AMD Official Use Only - AMD Internal Distribution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699097B" id="_x0000_t202" coordsize="21600,21600" o:spt="202" path="m,l,21600r21600,l21600,xe">
              <v:stroke joinstyle="miter"/>
              <v:path gradientshapeok="t" o:connecttype="rect"/>
            </v:shapetype>
            <v:shape id="Text Box 3" o:spid="_x0000_s1027" type="#_x0000_t202" alt="[AMD Official Use Only - AMD Internal Distribution Only]" style="position:absolute;margin-left:0;margin-top:0;width:259pt;height:27.2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" filled="f" stroked="f">
              <v:textbox style="mso-fit-shape-to-text:t" inset="20pt,15pt,0,0">
                <w:txbxContent>
                  <w:p w14:paraId="272E74E7" w14:textId="3C477C4A" w:rsidR="00FD1AE7" w:rsidRPr="00FD1AE7" w:rsidRDefault="00FD1AE7" w:rsidP="00FD1AE7">
                    <w:pPr>
                      <w:rPr>
                        <w:rFonts w:ascii="Aptos" w:eastAsia="Aptos" w:hAnsi="Aptos" w:cs="Aptos"/>
                        <w:noProof/>
                        <w:color w:val="0000FF"/>
                        <w:sz w:val="20"/>
                        <w:szCs w:val="20"/>
                      </w:rPr>
                    </w:pPr>
                    <w:r w:rsidRPr="00FD1AE7">
                      <w:rPr>
                        <w:rFonts w:ascii="Aptos" w:eastAsia="Aptos" w:hAnsi="Aptos" w:cs="Aptos"/>
                        <w:noProof/>
                        <w:color w:val="0000FF"/>
                        <w:sz w:val="20"/>
                        <w:szCs w:val="20"/>
                      </w:rPr>
                      <w:t>[AMD Official Use Only - AMD Internal Distribution Only]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493A8" w14:textId="3C3EDA4F" w:rsidR="00177E77" w:rsidRDefault="00FD1AE7">
    <w:pPr>
      <w:pStyle w:val="Header"/>
    </w:pPr>
    <w:r>
      <w:rPr>
        <w:noProof/>
      </w:rPr>
      <mc:AlternateContent>
        <mc:Choice Requires="wps">
          <w:drawing>
            <wp:anchor distT="0" distB="0" distL="0" distR="0" simplePos="0" relativeHeight="251658242" behindDoc="0" locked="0" layoutInCell="1" allowOverlap="1" wp14:anchorId="5249EE00" wp14:editId="5900291D">
              <wp:simplePos x="635" y="635"/>
              <wp:positionH relativeFrom="page">
                <wp:align>left</wp:align>
              </wp:positionH>
              <wp:positionV relativeFrom="page">
                <wp:align>top</wp:align>
              </wp:positionV>
              <wp:extent cx="3289300" cy="345440"/>
              <wp:effectExtent l="0" t="0" r="6350" b="16510"/>
              <wp:wrapNone/>
              <wp:docPr id="1870091408" name="Text Box 1" descr="[AMD Official Use Only - AMD Internal Distribution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289300" cy="345440"/>
                      </a:xfrm>
                      <a:prstGeom prst="rect">
                        <a:avLst/>
                      </a:prstGeom>
                      <a:noFill/>
                      <a:ln>
                        <a:noFill/>
                      </a:ln>
                    </wps:spPr>
                    <wps:txbx>
                      <w:txbxContent>
                        <w:p w14:paraId="52F46778" w14:textId="05323E90" w:rsidR="00FD1AE7" w:rsidRPr="00FD1AE7" w:rsidRDefault="00FD1AE7" w:rsidP="00FD1AE7">
                          <w:pPr>
                            <w:rPr>
                              <w:rFonts w:ascii="Aptos" w:eastAsia="Aptos" w:hAnsi="Aptos" w:cs="Aptos"/>
                              <w:noProof/>
                              <w:color w:val="0000FF"/>
                              <w:sz w:val="20"/>
                              <w:szCs w:val="20"/>
                            </w:rPr>
                          </w:pPr>
                          <w:r w:rsidRPr="00FD1AE7">
                            <w:rPr>
                              <w:rFonts w:ascii="Aptos" w:eastAsia="Aptos" w:hAnsi="Aptos" w:cs="Aptos"/>
                              <w:noProof/>
                              <w:color w:val="0000FF"/>
                              <w:sz w:val="20"/>
                              <w:szCs w:val="20"/>
                            </w:rPr>
                            <w:t>[AMD Official Use Only - AMD Internal Distribution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249EE00" id="_x0000_t202" coordsize="21600,21600" o:spt="202" path="m,l,21600r21600,l21600,xe">
              <v:stroke joinstyle="miter"/>
              <v:path gradientshapeok="t" o:connecttype="rect"/>
            </v:shapetype>
            <v:shape id="Text Box 1" o:spid="_x0000_s1028" type="#_x0000_t202" alt="[AMD Official Use Only - AMD Internal Distribution Only]" style="position:absolute;margin-left:0;margin-top:0;width:259pt;height:27.2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" filled="f" stroked="f">
              <v:textbox style="mso-fit-shape-to-text:t" inset="20pt,15pt,0,0">
                <w:txbxContent>
                  <w:p w14:paraId="52F46778" w14:textId="05323E90" w:rsidR="00FD1AE7" w:rsidRPr="00FD1AE7" w:rsidRDefault="00FD1AE7" w:rsidP="00FD1AE7">
                    <w:pPr>
                      <w:rPr>
                        <w:rFonts w:ascii="Aptos" w:eastAsia="Aptos" w:hAnsi="Aptos" w:cs="Aptos"/>
                        <w:noProof/>
                        <w:color w:val="0000FF"/>
                        <w:sz w:val="20"/>
                        <w:szCs w:val="20"/>
                      </w:rPr>
                    </w:pPr>
                    <w:r w:rsidRPr="00FD1AE7">
                      <w:rPr>
                        <w:rFonts w:ascii="Aptos" w:eastAsia="Aptos" w:hAnsi="Aptos" w:cs="Aptos"/>
                        <w:noProof/>
                        <w:color w:val="0000FF"/>
                        <w:sz w:val="20"/>
                        <w:szCs w:val="20"/>
                      </w:rPr>
                      <w:t>[AMD Official Use Only - AMD Internal Distribution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21732"/>
    <w:multiLevelType w:val="hybridMultilevel"/>
    <w:tmpl w:val="8D14CE5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AB2350"/>
    <w:multiLevelType w:val="hybridMultilevel"/>
    <w:tmpl w:val="8D14CE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2B39BD"/>
    <w:multiLevelType w:val="hybridMultilevel"/>
    <w:tmpl w:val="7E389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E2719E"/>
    <w:multiLevelType w:val="hybridMultilevel"/>
    <w:tmpl w:val="8D14CE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656363"/>
    <w:multiLevelType w:val="hybridMultilevel"/>
    <w:tmpl w:val="369A2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0E67A7"/>
    <w:multiLevelType w:val="hybridMultilevel"/>
    <w:tmpl w:val="8D14CE5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5C94CED"/>
    <w:multiLevelType w:val="hybridMultilevel"/>
    <w:tmpl w:val="C158D09A"/>
    <w:lvl w:ilvl="0" w:tplc="0409000F">
      <w:start w:val="1"/>
      <w:numFmt w:val="decimal"/>
      <w:lvlText w:val="%1."/>
      <w:lvlJc w:val="left"/>
      <w:pPr>
        <w:ind w:left="720" w:hanging="360"/>
      </w:pPr>
    </w:lvl>
    <w:lvl w:ilvl="1" w:tplc="33046694">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B9459C"/>
    <w:multiLevelType w:val="hybridMultilevel"/>
    <w:tmpl w:val="8D14CE5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D0945BB"/>
    <w:multiLevelType w:val="hybridMultilevel"/>
    <w:tmpl w:val="C158D09A"/>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07E7580"/>
    <w:multiLevelType w:val="hybridMultilevel"/>
    <w:tmpl w:val="19427F8A"/>
    <w:lvl w:ilvl="0" w:tplc="49B2952E">
      <w:start w:val="1"/>
      <w:numFmt w:val="bullet"/>
      <w:lvlText w:val="•"/>
      <w:lvlJc w:val="left"/>
      <w:pPr>
        <w:tabs>
          <w:tab w:val="num" w:pos="720"/>
        </w:tabs>
        <w:ind w:left="720" w:hanging="360"/>
      </w:pPr>
      <w:rPr>
        <w:rFonts w:ascii="Arial" w:hAnsi="Arial" w:hint="default"/>
      </w:rPr>
    </w:lvl>
    <w:lvl w:ilvl="1" w:tplc="6F86C346">
      <w:numFmt w:val="bullet"/>
      <w:lvlText w:val="•"/>
      <w:lvlJc w:val="left"/>
      <w:pPr>
        <w:tabs>
          <w:tab w:val="num" w:pos="1440"/>
        </w:tabs>
        <w:ind w:left="1440" w:hanging="360"/>
      </w:pPr>
      <w:rPr>
        <w:rFonts w:ascii="Arial" w:hAnsi="Arial" w:hint="default"/>
      </w:rPr>
    </w:lvl>
    <w:lvl w:ilvl="2" w:tplc="ECD41EB0" w:tentative="1">
      <w:start w:val="1"/>
      <w:numFmt w:val="bullet"/>
      <w:lvlText w:val="•"/>
      <w:lvlJc w:val="left"/>
      <w:pPr>
        <w:tabs>
          <w:tab w:val="num" w:pos="2160"/>
        </w:tabs>
        <w:ind w:left="2160" w:hanging="360"/>
      </w:pPr>
      <w:rPr>
        <w:rFonts w:ascii="Arial" w:hAnsi="Arial" w:hint="default"/>
      </w:rPr>
    </w:lvl>
    <w:lvl w:ilvl="3" w:tplc="9D66DBFC" w:tentative="1">
      <w:start w:val="1"/>
      <w:numFmt w:val="bullet"/>
      <w:lvlText w:val="•"/>
      <w:lvlJc w:val="left"/>
      <w:pPr>
        <w:tabs>
          <w:tab w:val="num" w:pos="2880"/>
        </w:tabs>
        <w:ind w:left="2880" w:hanging="360"/>
      </w:pPr>
      <w:rPr>
        <w:rFonts w:ascii="Arial" w:hAnsi="Arial" w:hint="default"/>
      </w:rPr>
    </w:lvl>
    <w:lvl w:ilvl="4" w:tplc="D39A33F0" w:tentative="1">
      <w:start w:val="1"/>
      <w:numFmt w:val="bullet"/>
      <w:lvlText w:val="•"/>
      <w:lvlJc w:val="left"/>
      <w:pPr>
        <w:tabs>
          <w:tab w:val="num" w:pos="3600"/>
        </w:tabs>
        <w:ind w:left="3600" w:hanging="360"/>
      </w:pPr>
      <w:rPr>
        <w:rFonts w:ascii="Arial" w:hAnsi="Arial" w:hint="default"/>
      </w:rPr>
    </w:lvl>
    <w:lvl w:ilvl="5" w:tplc="FA0A0052" w:tentative="1">
      <w:start w:val="1"/>
      <w:numFmt w:val="bullet"/>
      <w:lvlText w:val="•"/>
      <w:lvlJc w:val="left"/>
      <w:pPr>
        <w:tabs>
          <w:tab w:val="num" w:pos="4320"/>
        </w:tabs>
        <w:ind w:left="4320" w:hanging="360"/>
      </w:pPr>
      <w:rPr>
        <w:rFonts w:ascii="Arial" w:hAnsi="Arial" w:hint="default"/>
      </w:rPr>
    </w:lvl>
    <w:lvl w:ilvl="6" w:tplc="99E46C1C" w:tentative="1">
      <w:start w:val="1"/>
      <w:numFmt w:val="bullet"/>
      <w:lvlText w:val="•"/>
      <w:lvlJc w:val="left"/>
      <w:pPr>
        <w:tabs>
          <w:tab w:val="num" w:pos="5040"/>
        </w:tabs>
        <w:ind w:left="5040" w:hanging="360"/>
      </w:pPr>
      <w:rPr>
        <w:rFonts w:ascii="Arial" w:hAnsi="Arial" w:hint="default"/>
      </w:rPr>
    </w:lvl>
    <w:lvl w:ilvl="7" w:tplc="D1AE7AB2" w:tentative="1">
      <w:start w:val="1"/>
      <w:numFmt w:val="bullet"/>
      <w:lvlText w:val="•"/>
      <w:lvlJc w:val="left"/>
      <w:pPr>
        <w:tabs>
          <w:tab w:val="num" w:pos="5760"/>
        </w:tabs>
        <w:ind w:left="5760" w:hanging="360"/>
      </w:pPr>
      <w:rPr>
        <w:rFonts w:ascii="Arial" w:hAnsi="Arial" w:hint="default"/>
      </w:rPr>
    </w:lvl>
    <w:lvl w:ilvl="8" w:tplc="885CC52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1201ABD"/>
    <w:multiLevelType w:val="hybridMultilevel"/>
    <w:tmpl w:val="D18097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6132E4"/>
    <w:multiLevelType w:val="hybridMultilevel"/>
    <w:tmpl w:val="8D14C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221575"/>
    <w:multiLevelType w:val="hybridMultilevel"/>
    <w:tmpl w:val="E8F0CF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6AB2BA7A">
      <w:start w:val="1"/>
      <w:numFmt w:val="lowerRoman"/>
      <w:lvlText w:val="%3."/>
      <w:lvlJc w:val="righ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C02F19"/>
    <w:multiLevelType w:val="hybridMultilevel"/>
    <w:tmpl w:val="BE740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413512"/>
    <w:multiLevelType w:val="hybridMultilevel"/>
    <w:tmpl w:val="63C4CA26"/>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2F50B27"/>
    <w:multiLevelType w:val="hybridMultilevel"/>
    <w:tmpl w:val="8D14CE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8461D0C"/>
    <w:multiLevelType w:val="hybridMultilevel"/>
    <w:tmpl w:val="C50CD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C638AA"/>
    <w:multiLevelType w:val="hybridMultilevel"/>
    <w:tmpl w:val="8D14CE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F707B54"/>
    <w:multiLevelType w:val="hybridMultilevel"/>
    <w:tmpl w:val="8D14CE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9690051"/>
    <w:multiLevelType w:val="hybridMultilevel"/>
    <w:tmpl w:val="8D14CE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46799646">
    <w:abstractNumId w:val="4"/>
  </w:num>
  <w:num w:numId="2" w16cid:durableId="469173001">
    <w:abstractNumId w:val="2"/>
  </w:num>
  <w:num w:numId="3" w16cid:durableId="1558278423">
    <w:abstractNumId w:val="16"/>
  </w:num>
  <w:num w:numId="4" w16cid:durableId="1345592405">
    <w:abstractNumId w:val="6"/>
  </w:num>
  <w:num w:numId="5" w16cid:durableId="1649630436">
    <w:abstractNumId w:val="13"/>
  </w:num>
  <w:num w:numId="6" w16cid:durableId="2144276298">
    <w:abstractNumId w:val="11"/>
  </w:num>
  <w:num w:numId="7" w16cid:durableId="328872272">
    <w:abstractNumId w:val="15"/>
  </w:num>
  <w:num w:numId="8" w16cid:durableId="255016109">
    <w:abstractNumId w:val="18"/>
  </w:num>
  <w:num w:numId="9" w16cid:durableId="1729257016">
    <w:abstractNumId w:val="1"/>
  </w:num>
  <w:num w:numId="10" w16cid:durableId="887566963">
    <w:abstractNumId w:val="7"/>
  </w:num>
  <w:num w:numId="11" w16cid:durableId="208881997">
    <w:abstractNumId w:val="17"/>
  </w:num>
  <w:num w:numId="12" w16cid:durableId="1164973345">
    <w:abstractNumId w:val="19"/>
  </w:num>
  <w:num w:numId="13" w16cid:durableId="2053143162">
    <w:abstractNumId w:val="10"/>
  </w:num>
  <w:num w:numId="14" w16cid:durableId="460349281">
    <w:abstractNumId w:val="3"/>
  </w:num>
  <w:num w:numId="15" w16cid:durableId="953050272">
    <w:abstractNumId w:val="12"/>
  </w:num>
  <w:num w:numId="16" w16cid:durableId="761221305">
    <w:abstractNumId w:val="9"/>
  </w:num>
  <w:num w:numId="17" w16cid:durableId="1191796904">
    <w:abstractNumId w:val="8"/>
  </w:num>
  <w:num w:numId="18" w16cid:durableId="729108978">
    <w:abstractNumId w:val="14"/>
  </w:num>
  <w:num w:numId="19" w16cid:durableId="481502978">
    <w:abstractNumId w:val="0"/>
  </w:num>
  <w:num w:numId="20" w16cid:durableId="8138389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7DC"/>
    <w:rsid w:val="00000636"/>
    <w:rsid w:val="000011EE"/>
    <w:rsid w:val="00003C14"/>
    <w:rsid w:val="00023DEF"/>
    <w:rsid w:val="00024F7D"/>
    <w:rsid w:val="00027A39"/>
    <w:rsid w:val="000306D1"/>
    <w:rsid w:val="0003473A"/>
    <w:rsid w:val="00035164"/>
    <w:rsid w:val="00040E38"/>
    <w:rsid w:val="00044A9F"/>
    <w:rsid w:val="000479B2"/>
    <w:rsid w:val="00054DDE"/>
    <w:rsid w:val="00055631"/>
    <w:rsid w:val="0005611D"/>
    <w:rsid w:val="00057D14"/>
    <w:rsid w:val="00064121"/>
    <w:rsid w:val="00064286"/>
    <w:rsid w:val="00064B3B"/>
    <w:rsid w:val="00064E99"/>
    <w:rsid w:val="00065843"/>
    <w:rsid w:val="00066665"/>
    <w:rsid w:val="0006698F"/>
    <w:rsid w:val="000719E3"/>
    <w:rsid w:val="000754A4"/>
    <w:rsid w:val="00080D23"/>
    <w:rsid w:val="000818FE"/>
    <w:rsid w:val="00091FC0"/>
    <w:rsid w:val="00094F78"/>
    <w:rsid w:val="000A06D3"/>
    <w:rsid w:val="000A2B3E"/>
    <w:rsid w:val="000A3B20"/>
    <w:rsid w:val="000B3437"/>
    <w:rsid w:val="000C1636"/>
    <w:rsid w:val="000C32DA"/>
    <w:rsid w:val="000C5D22"/>
    <w:rsid w:val="000C6F12"/>
    <w:rsid w:val="000D1E22"/>
    <w:rsid w:val="000D2F00"/>
    <w:rsid w:val="000D47FA"/>
    <w:rsid w:val="000D496F"/>
    <w:rsid w:val="000D7A37"/>
    <w:rsid w:val="000E04C4"/>
    <w:rsid w:val="000F7DCD"/>
    <w:rsid w:val="00101595"/>
    <w:rsid w:val="0011568B"/>
    <w:rsid w:val="0011631D"/>
    <w:rsid w:val="00125675"/>
    <w:rsid w:val="00125867"/>
    <w:rsid w:val="00126B47"/>
    <w:rsid w:val="00144DAE"/>
    <w:rsid w:val="00151398"/>
    <w:rsid w:val="00154624"/>
    <w:rsid w:val="0015632E"/>
    <w:rsid w:val="00156619"/>
    <w:rsid w:val="0015719C"/>
    <w:rsid w:val="001573E9"/>
    <w:rsid w:val="0016003C"/>
    <w:rsid w:val="0016609F"/>
    <w:rsid w:val="00166287"/>
    <w:rsid w:val="001706B9"/>
    <w:rsid w:val="00172E95"/>
    <w:rsid w:val="00174A70"/>
    <w:rsid w:val="00177E77"/>
    <w:rsid w:val="00180449"/>
    <w:rsid w:val="00180AF6"/>
    <w:rsid w:val="00181C99"/>
    <w:rsid w:val="00181E8C"/>
    <w:rsid w:val="00184E7C"/>
    <w:rsid w:val="00193555"/>
    <w:rsid w:val="0019624F"/>
    <w:rsid w:val="001A4188"/>
    <w:rsid w:val="001B2EFB"/>
    <w:rsid w:val="001B2FC8"/>
    <w:rsid w:val="001B5398"/>
    <w:rsid w:val="001C5281"/>
    <w:rsid w:val="001D327E"/>
    <w:rsid w:val="001D52F8"/>
    <w:rsid w:val="001D648D"/>
    <w:rsid w:val="001E0B72"/>
    <w:rsid w:val="001E1011"/>
    <w:rsid w:val="001E4CE0"/>
    <w:rsid w:val="001F092B"/>
    <w:rsid w:val="001F28CA"/>
    <w:rsid w:val="002017BD"/>
    <w:rsid w:val="00202E92"/>
    <w:rsid w:val="0020568D"/>
    <w:rsid w:val="002238B7"/>
    <w:rsid w:val="00225241"/>
    <w:rsid w:val="00226132"/>
    <w:rsid w:val="0022621F"/>
    <w:rsid w:val="00226F96"/>
    <w:rsid w:val="00230CE4"/>
    <w:rsid w:val="002333C0"/>
    <w:rsid w:val="00235967"/>
    <w:rsid w:val="00235AB8"/>
    <w:rsid w:val="002375A5"/>
    <w:rsid w:val="0023797B"/>
    <w:rsid w:val="002405A7"/>
    <w:rsid w:val="00240744"/>
    <w:rsid w:val="002422A1"/>
    <w:rsid w:val="00243540"/>
    <w:rsid w:val="00252101"/>
    <w:rsid w:val="00253530"/>
    <w:rsid w:val="0025471E"/>
    <w:rsid w:val="00254CCE"/>
    <w:rsid w:val="00254F67"/>
    <w:rsid w:val="00256554"/>
    <w:rsid w:val="00256636"/>
    <w:rsid w:val="00260569"/>
    <w:rsid w:val="0026275B"/>
    <w:rsid w:val="00270C5C"/>
    <w:rsid w:val="00275E8D"/>
    <w:rsid w:val="00281007"/>
    <w:rsid w:val="00281216"/>
    <w:rsid w:val="00281303"/>
    <w:rsid w:val="002840F2"/>
    <w:rsid w:val="0028736B"/>
    <w:rsid w:val="00287C5F"/>
    <w:rsid w:val="002905FF"/>
    <w:rsid w:val="0029220F"/>
    <w:rsid w:val="0029594E"/>
    <w:rsid w:val="002A183C"/>
    <w:rsid w:val="002A4EFF"/>
    <w:rsid w:val="002B7497"/>
    <w:rsid w:val="002C29D0"/>
    <w:rsid w:val="002C2B35"/>
    <w:rsid w:val="002D1E95"/>
    <w:rsid w:val="002D6FF3"/>
    <w:rsid w:val="002D72FB"/>
    <w:rsid w:val="002E18ED"/>
    <w:rsid w:val="002E40D3"/>
    <w:rsid w:val="003010F9"/>
    <w:rsid w:val="00306B62"/>
    <w:rsid w:val="003146FB"/>
    <w:rsid w:val="00316839"/>
    <w:rsid w:val="00321176"/>
    <w:rsid w:val="00324AD5"/>
    <w:rsid w:val="00335B77"/>
    <w:rsid w:val="003419D5"/>
    <w:rsid w:val="0034610D"/>
    <w:rsid w:val="00346755"/>
    <w:rsid w:val="00347387"/>
    <w:rsid w:val="0035361B"/>
    <w:rsid w:val="0035371B"/>
    <w:rsid w:val="00356137"/>
    <w:rsid w:val="00360454"/>
    <w:rsid w:val="0036119F"/>
    <w:rsid w:val="00361750"/>
    <w:rsid w:val="00362B9D"/>
    <w:rsid w:val="003660EA"/>
    <w:rsid w:val="003709ED"/>
    <w:rsid w:val="003769A8"/>
    <w:rsid w:val="00380713"/>
    <w:rsid w:val="00384EF7"/>
    <w:rsid w:val="00386F2A"/>
    <w:rsid w:val="003906B7"/>
    <w:rsid w:val="00391BC4"/>
    <w:rsid w:val="00391E64"/>
    <w:rsid w:val="00394798"/>
    <w:rsid w:val="00395BCB"/>
    <w:rsid w:val="003C244A"/>
    <w:rsid w:val="003C5C2F"/>
    <w:rsid w:val="003D3CAD"/>
    <w:rsid w:val="003D7AF0"/>
    <w:rsid w:val="003E04D5"/>
    <w:rsid w:val="003E74B9"/>
    <w:rsid w:val="003F3814"/>
    <w:rsid w:val="003F495A"/>
    <w:rsid w:val="003F56EA"/>
    <w:rsid w:val="003F5708"/>
    <w:rsid w:val="003F73F1"/>
    <w:rsid w:val="0041599E"/>
    <w:rsid w:val="004168A1"/>
    <w:rsid w:val="00417B74"/>
    <w:rsid w:val="004261B0"/>
    <w:rsid w:val="004335F6"/>
    <w:rsid w:val="00441DDF"/>
    <w:rsid w:val="0044343D"/>
    <w:rsid w:val="00444329"/>
    <w:rsid w:val="00445365"/>
    <w:rsid w:val="00445EB9"/>
    <w:rsid w:val="00446AE6"/>
    <w:rsid w:val="00447B2E"/>
    <w:rsid w:val="00454203"/>
    <w:rsid w:val="00456A29"/>
    <w:rsid w:val="00462629"/>
    <w:rsid w:val="00465A76"/>
    <w:rsid w:val="00467F93"/>
    <w:rsid w:val="0047511D"/>
    <w:rsid w:val="00481926"/>
    <w:rsid w:val="00484572"/>
    <w:rsid w:val="00484822"/>
    <w:rsid w:val="00485F50"/>
    <w:rsid w:val="00487A3C"/>
    <w:rsid w:val="004907B0"/>
    <w:rsid w:val="0049100E"/>
    <w:rsid w:val="004911F6"/>
    <w:rsid w:val="00491FCD"/>
    <w:rsid w:val="0049247E"/>
    <w:rsid w:val="00494CF5"/>
    <w:rsid w:val="004A5D49"/>
    <w:rsid w:val="004B0177"/>
    <w:rsid w:val="004C11EB"/>
    <w:rsid w:val="004C35B4"/>
    <w:rsid w:val="004D0DED"/>
    <w:rsid w:val="004D2A6A"/>
    <w:rsid w:val="004D6B07"/>
    <w:rsid w:val="004E2583"/>
    <w:rsid w:val="004E6C67"/>
    <w:rsid w:val="0050269F"/>
    <w:rsid w:val="005053C7"/>
    <w:rsid w:val="00507A1C"/>
    <w:rsid w:val="00511988"/>
    <w:rsid w:val="00511C57"/>
    <w:rsid w:val="00513FCC"/>
    <w:rsid w:val="0051436A"/>
    <w:rsid w:val="005255D3"/>
    <w:rsid w:val="005264A0"/>
    <w:rsid w:val="0052709E"/>
    <w:rsid w:val="00531961"/>
    <w:rsid w:val="00532F1E"/>
    <w:rsid w:val="005378C0"/>
    <w:rsid w:val="00550B9F"/>
    <w:rsid w:val="005516E5"/>
    <w:rsid w:val="0055266D"/>
    <w:rsid w:val="0055390A"/>
    <w:rsid w:val="00553C1A"/>
    <w:rsid w:val="00563136"/>
    <w:rsid w:val="005669E4"/>
    <w:rsid w:val="00570621"/>
    <w:rsid w:val="00577733"/>
    <w:rsid w:val="005845D7"/>
    <w:rsid w:val="0058676C"/>
    <w:rsid w:val="00587B4D"/>
    <w:rsid w:val="00595500"/>
    <w:rsid w:val="005C1BE1"/>
    <w:rsid w:val="005D1695"/>
    <w:rsid w:val="005D62D8"/>
    <w:rsid w:val="005D68CE"/>
    <w:rsid w:val="005D71CF"/>
    <w:rsid w:val="005E01A9"/>
    <w:rsid w:val="005F13AA"/>
    <w:rsid w:val="00604163"/>
    <w:rsid w:val="00622F30"/>
    <w:rsid w:val="00632E57"/>
    <w:rsid w:val="00642089"/>
    <w:rsid w:val="0064433A"/>
    <w:rsid w:val="0064763A"/>
    <w:rsid w:val="00652879"/>
    <w:rsid w:val="00654ED3"/>
    <w:rsid w:val="0066191E"/>
    <w:rsid w:val="00662961"/>
    <w:rsid w:val="006667CD"/>
    <w:rsid w:val="00667EAA"/>
    <w:rsid w:val="00667F52"/>
    <w:rsid w:val="006768DB"/>
    <w:rsid w:val="00677910"/>
    <w:rsid w:val="00682FDF"/>
    <w:rsid w:val="00686625"/>
    <w:rsid w:val="00690331"/>
    <w:rsid w:val="006A3A35"/>
    <w:rsid w:val="006A7E7D"/>
    <w:rsid w:val="006B090F"/>
    <w:rsid w:val="006B2A1F"/>
    <w:rsid w:val="006B2D15"/>
    <w:rsid w:val="006C28A9"/>
    <w:rsid w:val="006C2DC8"/>
    <w:rsid w:val="006C3D21"/>
    <w:rsid w:val="006C5414"/>
    <w:rsid w:val="006C576C"/>
    <w:rsid w:val="006C5F11"/>
    <w:rsid w:val="006C69BB"/>
    <w:rsid w:val="006C70E4"/>
    <w:rsid w:val="006D2ECC"/>
    <w:rsid w:val="006D50EF"/>
    <w:rsid w:val="006D70DB"/>
    <w:rsid w:val="006E0218"/>
    <w:rsid w:val="006F0E5A"/>
    <w:rsid w:val="006F1B24"/>
    <w:rsid w:val="006F2B8B"/>
    <w:rsid w:val="00702FB6"/>
    <w:rsid w:val="007061C5"/>
    <w:rsid w:val="007104F2"/>
    <w:rsid w:val="00711EA7"/>
    <w:rsid w:val="00721B5D"/>
    <w:rsid w:val="0072628C"/>
    <w:rsid w:val="00726816"/>
    <w:rsid w:val="007358EA"/>
    <w:rsid w:val="00744E9F"/>
    <w:rsid w:val="00747DD4"/>
    <w:rsid w:val="00760E62"/>
    <w:rsid w:val="00764B92"/>
    <w:rsid w:val="007670CF"/>
    <w:rsid w:val="00767B63"/>
    <w:rsid w:val="00770D35"/>
    <w:rsid w:val="00771FBF"/>
    <w:rsid w:val="007722D8"/>
    <w:rsid w:val="00776668"/>
    <w:rsid w:val="007853D3"/>
    <w:rsid w:val="00791ED8"/>
    <w:rsid w:val="007966C2"/>
    <w:rsid w:val="007A1173"/>
    <w:rsid w:val="007A1628"/>
    <w:rsid w:val="007A66A3"/>
    <w:rsid w:val="007B3BD6"/>
    <w:rsid w:val="007B4DBB"/>
    <w:rsid w:val="007B7430"/>
    <w:rsid w:val="007C19F4"/>
    <w:rsid w:val="007C33A2"/>
    <w:rsid w:val="007C6D07"/>
    <w:rsid w:val="007D3C97"/>
    <w:rsid w:val="007D7121"/>
    <w:rsid w:val="007E07DC"/>
    <w:rsid w:val="007E58BA"/>
    <w:rsid w:val="007E5B04"/>
    <w:rsid w:val="007F3295"/>
    <w:rsid w:val="007F3801"/>
    <w:rsid w:val="007F4AB3"/>
    <w:rsid w:val="007F55BD"/>
    <w:rsid w:val="007F7C6F"/>
    <w:rsid w:val="00803724"/>
    <w:rsid w:val="008051B1"/>
    <w:rsid w:val="0081414C"/>
    <w:rsid w:val="00816338"/>
    <w:rsid w:val="00821172"/>
    <w:rsid w:val="008275F3"/>
    <w:rsid w:val="00834B1F"/>
    <w:rsid w:val="00835967"/>
    <w:rsid w:val="00840A5F"/>
    <w:rsid w:val="0084396C"/>
    <w:rsid w:val="00843A82"/>
    <w:rsid w:val="00844D1F"/>
    <w:rsid w:val="00845043"/>
    <w:rsid w:val="008579B6"/>
    <w:rsid w:val="00865CD6"/>
    <w:rsid w:val="00866C4A"/>
    <w:rsid w:val="00871E08"/>
    <w:rsid w:val="00875DCE"/>
    <w:rsid w:val="008918E2"/>
    <w:rsid w:val="00892241"/>
    <w:rsid w:val="008925DB"/>
    <w:rsid w:val="00893659"/>
    <w:rsid w:val="008A04F9"/>
    <w:rsid w:val="008A54A2"/>
    <w:rsid w:val="008B4DDB"/>
    <w:rsid w:val="008C20FF"/>
    <w:rsid w:val="008C7E63"/>
    <w:rsid w:val="008D19B9"/>
    <w:rsid w:val="008D273A"/>
    <w:rsid w:val="008F007C"/>
    <w:rsid w:val="008F4B68"/>
    <w:rsid w:val="008F76FC"/>
    <w:rsid w:val="00902A20"/>
    <w:rsid w:val="009103F1"/>
    <w:rsid w:val="009147BF"/>
    <w:rsid w:val="00917016"/>
    <w:rsid w:val="00922E89"/>
    <w:rsid w:val="00923063"/>
    <w:rsid w:val="009251C3"/>
    <w:rsid w:val="00925BC9"/>
    <w:rsid w:val="00926AFF"/>
    <w:rsid w:val="00930ACC"/>
    <w:rsid w:val="00933BEB"/>
    <w:rsid w:val="009342A1"/>
    <w:rsid w:val="009359ED"/>
    <w:rsid w:val="00945FB7"/>
    <w:rsid w:val="009469C5"/>
    <w:rsid w:val="00947548"/>
    <w:rsid w:val="00955A26"/>
    <w:rsid w:val="00960B23"/>
    <w:rsid w:val="00960C6F"/>
    <w:rsid w:val="009628B8"/>
    <w:rsid w:val="00965040"/>
    <w:rsid w:val="00967A83"/>
    <w:rsid w:val="00984298"/>
    <w:rsid w:val="00987F49"/>
    <w:rsid w:val="0099372C"/>
    <w:rsid w:val="0099734D"/>
    <w:rsid w:val="009A18A7"/>
    <w:rsid w:val="009A5CBF"/>
    <w:rsid w:val="009A6D8A"/>
    <w:rsid w:val="009A707E"/>
    <w:rsid w:val="009B34DB"/>
    <w:rsid w:val="009B5BB5"/>
    <w:rsid w:val="009C2B68"/>
    <w:rsid w:val="009C79AB"/>
    <w:rsid w:val="009D3433"/>
    <w:rsid w:val="009D3C05"/>
    <w:rsid w:val="009D519F"/>
    <w:rsid w:val="009D64B5"/>
    <w:rsid w:val="009E0A49"/>
    <w:rsid w:val="009E6E4D"/>
    <w:rsid w:val="009F08E7"/>
    <w:rsid w:val="009F1552"/>
    <w:rsid w:val="00A00C76"/>
    <w:rsid w:val="00A018C4"/>
    <w:rsid w:val="00A02D93"/>
    <w:rsid w:val="00A0346D"/>
    <w:rsid w:val="00A03CE8"/>
    <w:rsid w:val="00A0645F"/>
    <w:rsid w:val="00A1060A"/>
    <w:rsid w:val="00A118E1"/>
    <w:rsid w:val="00A141E1"/>
    <w:rsid w:val="00A23911"/>
    <w:rsid w:val="00A30CDF"/>
    <w:rsid w:val="00A31D92"/>
    <w:rsid w:val="00A3514C"/>
    <w:rsid w:val="00A402AF"/>
    <w:rsid w:val="00A44D07"/>
    <w:rsid w:val="00A47BED"/>
    <w:rsid w:val="00A50650"/>
    <w:rsid w:val="00A532FF"/>
    <w:rsid w:val="00A62110"/>
    <w:rsid w:val="00A62168"/>
    <w:rsid w:val="00A723C3"/>
    <w:rsid w:val="00A81ABB"/>
    <w:rsid w:val="00A873CE"/>
    <w:rsid w:val="00A876A2"/>
    <w:rsid w:val="00A8774B"/>
    <w:rsid w:val="00A9762D"/>
    <w:rsid w:val="00AA65D8"/>
    <w:rsid w:val="00AA66F3"/>
    <w:rsid w:val="00AB3C72"/>
    <w:rsid w:val="00AC547C"/>
    <w:rsid w:val="00AD409C"/>
    <w:rsid w:val="00AD6AD5"/>
    <w:rsid w:val="00AE380F"/>
    <w:rsid w:val="00AE7071"/>
    <w:rsid w:val="00AF2D21"/>
    <w:rsid w:val="00AF6E12"/>
    <w:rsid w:val="00B04693"/>
    <w:rsid w:val="00B04A78"/>
    <w:rsid w:val="00B148D2"/>
    <w:rsid w:val="00B238A3"/>
    <w:rsid w:val="00B30941"/>
    <w:rsid w:val="00B319CE"/>
    <w:rsid w:val="00B3397E"/>
    <w:rsid w:val="00B34131"/>
    <w:rsid w:val="00B37C76"/>
    <w:rsid w:val="00B42B60"/>
    <w:rsid w:val="00B456F9"/>
    <w:rsid w:val="00B52922"/>
    <w:rsid w:val="00B547B3"/>
    <w:rsid w:val="00B571ED"/>
    <w:rsid w:val="00B708F5"/>
    <w:rsid w:val="00B71D29"/>
    <w:rsid w:val="00B71DCA"/>
    <w:rsid w:val="00B74D1E"/>
    <w:rsid w:val="00B75454"/>
    <w:rsid w:val="00B816C2"/>
    <w:rsid w:val="00B84100"/>
    <w:rsid w:val="00B85506"/>
    <w:rsid w:val="00BA20CA"/>
    <w:rsid w:val="00BA23E3"/>
    <w:rsid w:val="00BA35BA"/>
    <w:rsid w:val="00BA383F"/>
    <w:rsid w:val="00BB065F"/>
    <w:rsid w:val="00BB1DEA"/>
    <w:rsid w:val="00BB4765"/>
    <w:rsid w:val="00BB4A23"/>
    <w:rsid w:val="00BC3326"/>
    <w:rsid w:val="00BC5A66"/>
    <w:rsid w:val="00BC5E6E"/>
    <w:rsid w:val="00BC742A"/>
    <w:rsid w:val="00BD18C7"/>
    <w:rsid w:val="00BD4289"/>
    <w:rsid w:val="00BD61BA"/>
    <w:rsid w:val="00BE5EED"/>
    <w:rsid w:val="00BE6F2B"/>
    <w:rsid w:val="00BF12AC"/>
    <w:rsid w:val="00BF266E"/>
    <w:rsid w:val="00BF50FE"/>
    <w:rsid w:val="00C01000"/>
    <w:rsid w:val="00C06035"/>
    <w:rsid w:val="00C15B55"/>
    <w:rsid w:val="00C2503A"/>
    <w:rsid w:val="00C25F98"/>
    <w:rsid w:val="00C301B4"/>
    <w:rsid w:val="00C33EE1"/>
    <w:rsid w:val="00C33FAC"/>
    <w:rsid w:val="00C3748E"/>
    <w:rsid w:val="00C4388B"/>
    <w:rsid w:val="00C47572"/>
    <w:rsid w:val="00C51C4A"/>
    <w:rsid w:val="00C54E82"/>
    <w:rsid w:val="00C57376"/>
    <w:rsid w:val="00C601C8"/>
    <w:rsid w:val="00C614DD"/>
    <w:rsid w:val="00C61CCC"/>
    <w:rsid w:val="00C6484C"/>
    <w:rsid w:val="00C65D88"/>
    <w:rsid w:val="00C70D88"/>
    <w:rsid w:val="00C7299D"/>
    <w:rsid w:val="00C8079E"/>
    <w:rsid w:val="00C817E6"/>
    <w:rsid w:val="00C85635"/>
    <w:rsid w:val="00C87F0C"/>
    <w:rsid w:val="00C91F6B"/>
    <w:rsid w:val="00C9227C"/>
    <w:rsid w:val="00C96462"/>
    <w:rsid w:val="00C96F7E"/>
    <w:rsid w:val="00CA1B04"/>
    <w:rsid w:val="00CA21A2"/>
    <w:rsid w:val="00CA28E7"/>
    <w:rsid w:val="00CB0E97"/>
    <w:rsid w:val="00CC0323"/>
    <w:rsid w:val="00CC3909"/>
    <w:rsid w:val="00CC57DE"/>
    <w:rsid w:val="00CC586F"/>
    <w:rsid w:val="00CC7A35"/>
    <w:rsid w:val="00CD0EAA"/>
    <w:rsid w:val="00CD2EAB"/>
    <w:rsid w:val="00CD401D"/>
    <w:rsid w:val="00CD4B7D"/>
    <w:rsid w:val="00CD63FA"/>
    <w:rsid w:val="00CE234B"/>
    <w:rsid w:val="00CE28B2"/>
    <w:rsid w:val="00CE7889"/>
    <w:rsid w:val="00CE7B81"/>
    <w:rsid w:val="00CF670A"/>
    <w:rsid w:val="00D03DB3"/>
    <w:rsid w:val="00D03E4D"/>
    <w:rsid w:val="00D0489B"/>
    <w:rsid w:val="00D06311"/>
    <w:rsid w:val="00D06EA8"/>
    <w:rsid w:val="00D13718"/>
    <w:rsid w:val="00D1518B"/>
    <w:rsid w:val="00D151B9"/>
    <w:rsid w:val="00D222A9"/>
    <w:rsid w:val="00D2513E"/>
    <w:rsid w:val="00D33726"/>
    <w:rsid w:val="00D3794C"/>
    <w:rsid w:val="00D42D55"/>
    <w:rsid w:val="00D554CC"/>
    <w:rsid w:val="00D67966"/>
    <w:rsid w:val="00D7349E"/>
    <w:rsid w:val="00D805F2"/>
    <w:rsid w:val="00D81274"/>
    <w:rsid w:val="00D81405"/>
    <w:rsid w:val="00D84660"/>
    <w:rsid w:val="00D873CF"/>
    <w:rsid w:val="00D90974"/>
    <w:rsid w:val="00DA0378"/>
    <w:rsid w:val="00DA066F"/>
    <w:rsid w:val="00DC0869"/>
    <w:rsid w:val="00DC3BDE"/>
    <w:rsid w:val="00DC47FE"/>
    <w:rsid w:val="00DC5449"/>
    <w:rsid w:val="00DC5DD3"/>
    <w:rsid w:val="00DC7B57"/>
    <w:rsid w:val="00DD29A4"/>
    <w:rsid w:val="00DD2A20"/>
    <w:rsid w:val="00DD5EE2"/>
    <w:rsid w:val="00DE0FEA"/>
    <w:rsid w:val="00DE781B"/>
    <w:rsid w:val="00E00A95"/>
    <w:rsid w:val="00E02F85"/>
    <w:rsid w:val="00E057A3"/>
    <w:rsid w:val="00E11B2B"/>
    <w:rsid w:val="00E14C32"/>
    <w:rsid w:val="00E26BD8"/>
    <w:rsid w:val="00E3759F"/>
    <w:rsid w:val="00E4244C"/>
    <w:rsid w:val="00E462AA"/>
    <w:rsid w:val="00E4692D"/>
    <w:rsid w:val="00E50267"/>
    <w:rsid w:val="00E511A6"/>
    <w:rsid w:val="00E5238B"/>
    <w:rsid w:val="00E61AB8"/>
    <w:rsid w:val="00E61EFD"/>
    <w:rsid w:val="00E65EC4"/>
    <w:rsid w:val="00E66E7B"/>
    <w:rsid w:val="00E74B8A"/>
    <w:rsid w:val="00E82A76"/>
    <w:rsid w:val="00E9526E"/>
    <w:rsid w:val="00E97861"/>
    <w:rsid w:val="00EA2582"/>
    <w:rsid w:val="00EA33B6"/>
    <w:rsid w:val="00EA3D1F"/>
    <w:rsid w:val="00EB1CDA"/>
    <w:rsid w:val="00EB2CBC"/>
    <w:rsid w:val="00EB4202"/>
    <w:rsid w:val="00EC128C"/>
    <w:rsid w:val="00EC37E0"/>
    <w:rsid w:val="00EC41AA"/>
    <w:rsid w:val="00EC79D3"/>
    <w:rsid w:val="00EE5646"/>
    <w:rsid w:val="00EE7FF1"/>
    <w:rsid w:val="00EF0C7E"/>
    <w:rsid w:val="00EF56E2"/>
    <w:rsid w:val="00F01875"/>
    <w:rsid w:val="00F02AF1"/>
    <w:rsid w:val="00F07ECE"/>
    <w:rsid w:val="00F111B8"/>
    <w:rsid w:val="00F11450"/>
    <w:rsid w:val="00F11C4B"/>
    <w:rsid w:val="00F137DD"/>
    <w:rsid w:val="00F21C53"/>
    <w:rsid w:val="00F24A51"/>
    <w:rsid w:val="00F24C94"/>
    <w:rsid w:val="00F33620"/>
    <w:rsid w:val="00F409BD"/>
    <w:rsid w:val="00F4361B"/>
    <w:rsid w:val="00F47328"/>
    <w:rsid w:val="00F535D2"/>
    <w:rsid w:val="00F64369"/>
    <w:rsid w:val="00F701EC"/>
    <w:rsid w:val="00F73211"/>
    <w:rsid w:val="00F774A8"/>
    <w:rsid w:val="00F8372F"/>
    <w:rsid w:val="00F874BC"/>
    <w:rsid w:val="00F87F6D"/>
    <w:rsid w:val="00F92181"/>
    <w:rsid w:val="00F96254"/>
    <w:rsid w:val="00FA1E70"/>
    <w:rsid w:val="00FA1F7B"/>
    <w:rsid w:val="00FA294E"/>
    <w:rsid w:val="00FA3F28"/>
    <w:rsid w:val="00FC08E2"/>
    <w:rsid w:val="00FC2A7D"/>
    <w:rsid w:val="00FC53FF"/>
    <w:rsid w:val="00FD1AE7"/>
    <w:rsid w:val="00FD488F"/>
    <w:rsid w:val="00FE29F8"/>
    <w:rsid w:val="00FF397F"/>
    <w:rsid w:val="24FF68D2"/>
    <w:rsid w:val="4A5B3824"/>
    <w:rsid w:val="5B2C7851"/>
    <w:rsid w:val="7223C859"/>
    <w:rsid w:val="7E036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49EFE"/>
  <w15:chartTrackingRefBased/>
  <w15:docId w15:val="{BC84B473-B981-4309-A904-36A6FCFDC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9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29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29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E29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9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9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9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9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9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9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29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29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E29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9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9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9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9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9F8"/>
    <w:rPr>
      <w:rFonts w:eastAsiaTheme="majorEastAsia" w:cstheme="majorBidi"/>
      <w:color w:val="272727" w:themeColor="text1" w:themeTint="D8"/>
    </w:rPr>
  </w:style>
  <w:style w:type="paragraph" w:styleId="Title">
    <w:name w:val="Title"/>
    <w:basedOn w:val="Normal"/>
    <w:next w:val="Normal"/>
    <w:link w:val="TitleChar"/>
    <w:uiPriority w:val="10"/>
    <w:qFormat/>
    <w:rsid w:val="00FE29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9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9F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9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9F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29F8"/>
    <w:rPr>
      <w:i/>
      <w:iCs/>
      <w:color w:val="404040" w:themeColor="text1" w:themeTint="BF"/>
    </w:rPr>
  </w:style>
  <w:style w:type="paragraph" w:styleId="ListParagraph">
    <w:name w:val="List Paragraph"/>
    <w:basedOn w:val="Normal"/>
    <w:uiPriority w:val="34"/>
    <w:qFormat/>
    <w:rsid w:val="00FE29F8"/>
    <w:pPr>
      <w:ind w:left="720"/>
      <w:contextualSpacing/>
    </w:pPr>
  </w:style>
  <w:style w:type="character" w:styleId="IntenseEmphasis">
    <w:name w:val="Intense Emphasis"/>
    <w:basedOn w:val="DefaultParagraphFont"/>
    <w:uiPriority w:val="21"/>
    <w:qFormat/>
    <w:rsid w:val="00FE29F8"/>
    <w:rPr>
      <w:i/>
      <w:iCs/>
      <w:color w:val="0F4761" w:themeColor="accent1" w:themeShade="BF"/>
    </w:rPr>
  </w:style>
  <w:style w:type="paragraph" w:styleId="IntenseQuote">
    <w:name w:val="Intense Quote"/>
    <w:basedOn w:val="Normal"/>
    <w:next w:val="Normal"/>
    <w:link w:val="IntenseQuoteChar"/>
    <w:uiPriority w:val="30"/>
    <w:qFormat/>
    <w:rsid w:val="00FE29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9F8"/>
    <w:rPr>
      <w:i/>
      <w:iCs/>
      <w:color w:val="0F4761" w:themeColor="accent1" w:themeShade="BF"/>
    </w:rPr>
  </w:style>
  <w:style w:type="character" w:styleId="IntenseReference">
    <w:name w:val="Intense Reference"/>
    <w:basedOn w:val="DefaultParagraphFont"/>
    <w:uiPriority w:val="32"/>
    <w:qFormat/>
    <w:rsid w:val="00FE29F8"/>
    <w:rPr>
      <w:b/>
      <w:bCs/>
      <w:smallCaps/>
      <w:color w:val="0F4761" w:themeColor="accent1" w:themeShade="BF"/>
      <w:spacing w:val="5"/>
    </w:rPr>
  </w:style>
  <w:style w:type="character" w:styleId="Hyperlink">
    <w:name w:val="Hyperlink"/>
    <w:basedOn w:val="DefaultParagraphFont"/>
    <w:uiPriority w:val="99"/>
    <w:unhideWhenUsed/>
    <w:rsid w:val="003010F9"/>
    <w:rPr>
      <w:color w:val="467886" w:themeColor="hyperlink"/>
      <w:u w:val="single"/>
    </w:rPr>
  </w:style>
  <w:style w:type="character" w:styleId="UnresolvedMention">
    <w:name w:val="Unresolved Mention"/>
    <w:basedOn w:val="DefaultParagraphFont"/>
    <w:uiPriority w:val="99"/>
    <w:semiHidden/>
    <w:unhideWhenUsed/>
    <w:rsid w:val="003010F9"/>
    <w:rPr>
      <w:color w:val="605E5C"/>
      <w:shd w:val="clear" w:color="auto" w:fill="E1DFDD"/>
    </w:rPr>
  </w:style>
  <w:style w:type="paragraph" w:styleId="Header">
    <w:name w:val="header"/>
    <w:basedOn w:val="Normal"/>
    <w:link w:val="HeaderChar"/>
    <w:uiPriority w:val="99"/>
    <w:unhideWhenUsed/>
    <w:rsid w:val="00177E77"/>
    <w:pPr>
      <w:tabs>
        <w:tab w:val="center" w:pos="4680"/>
        <w:tab w:val="right" w:pos="9360"/>
      </w:tabs>
    </w:pPr>
  </w:style>
  <w:style w:type="character" w:customStyle="1" w:styleId="HeaderChar">
    <w:name w:val="Header Char"/>
    <w:basedOn w:val="DefaultParagraphFont"/>
    <w:link w:val="Header"/>
    <w:uiPriority w:val="99"/>
    <w:rsid w:val="00177E77"/>
  </w:style>
  <w:style w:type="paragraph" w:styleId="Footer">
    <w:name w:val="footer"/>
    <w:basedOn w:val="Normal"/>
    <w:link w:val="FooterChar"/>
    <w:uiPriority w:val="99"/>
    <w:semiHidden/>
    <w:unhideWhenUsed/>
    <w:rsid w:val="00177E77"/>
    <w:pPr>
      <w:tabs>
        <w:tab w:val="center" w:pos="4680"/>
        <w:tab w:val="right" w:pos="9360"/>
      </w:tabs>
    </w:pPr>
  </w:style>
  <w:style w:type="character" w:customStyle="1" w:styleId="FooterChar">
    <w:name w:val="Footer Char"/>
    <w:basedOn w:val="DefaultParagraphFont"/>
    <w:link w:val="Footer"/>
    <w:uiPriority w:val="99"/>
    <w:semiHidden/>
    <w:rsid w:val="00177E77"/>
  </w:style>
  <w:style w:type="character" w:styleId="FollowedHyperlink">
    <w:name w:val="FollowedHyperlink"/>
    <w:basedOn w:val="DefaultParagraphFont"/>
    <w:uiPriority w:val="99"/>
    <w:semiHidden/>
    <w:unhideWhenUsed/>
    <w:rsid w:val="001B539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us-west-2.console.aws.amazon.com/cloudwatch/home?region=us-west-2" TargetMode="External"/><Relationship Id="rId21" Type="http://schemas.openxmlformats.org/officeDocument/2006/relationships/image" Target="media/image11.png"/><Relationship Id="rId42" Type="http://schemas.openxmlformats.org/officeDocument/2006/relationships/image" Target="media/image26.png"/><Relationship Id="rId47" Type="http://schemas.openxmlformats.org/officeDocument/2006/relationships/image" Target="media/image30.png"/><Relationship Id="rId63" Type="http://schemas.openxmlformats.org/officeDocument/2006/relationships/hyperlink" Target="https://catalog.us-east-1.prod.workshops.aws/workshops/93f64257-52be-4c12-a95b-c0a1ff3b7e2b/en-US/" TargetMode="External"/><Relationship Id="rId68" Type="http://schemas.openxmlformats.org/officeDocument/2006/relationships/hyperlink" Target="https://www.amd.com/en/developer/resources/technical-articles/2025/achieve-continuous-data-driven-instance-sizing-for-you.html" TargetMode="Externa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us-west-2.console.aws.amazon.com/ec2" TargetMode="Externa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19.png"/><Relationship Id="rId37" Type="http://schemas.openxmlformats.org/officeDocument/2006/relationships/hyperlink" Target="https://us-west-2.console.aws.amazon.com/rds" TargetMode="External"/><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5.png"/><Relationship Id="rId58" Type="http://schemas.openxmlformats.org/officeDocument/2006/relationships/hyperlink" Target="https://aws.amazon.com/blogs/compute/reduce-your-microsoft-licensing-costs-by-upgrading-to-4th-generation-amd-processors/" TargetMode="External"/><Relationship Id="rId66" Type="http://schemas.openxmlformats.org/officeDocument/2006/relationships/hyperlink" Target="https://www.amd.com/en/solutions/data-center/insights/advancing-the-cloud-together.html" TargetMode="External"/><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catalog.workshops.aws/networking/en-US/" TargetMode="External"/><Relationship Id="rId19" Type="http://schemas.openxmlformats.org/officeDocument/2006/relationships/image" Target="media/image9.png"/><Relationship Id="rId14" Type="http://schemas.openxmlformats.org/officeDocument/2006/relationships/hyperlink" Target="https://us-west-2.console.aws.amazon.com/systems-manager/documents" TargetMode="External"/><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0.png"/><Relationship Id="rId43" Type="http://schemas.openxmlformats.org/officeDocument/2006/relationships/image" Target="media/image27.png"/><Relationship Id="rId48" Type="http://schemas.openxmlformats.org/officeDocument/2006/relationships/image" Target="media/image31.png"/><Relationship Id="rId56" Type="http://schemas.openxmlformats.org/officeDocument/2006/relationships/hyperlink" Target="https://aws.amazon.com/blogs/compute/performance-benefits-of-new-amazon-ec2-r8a-memory-optimized-instances/" TargetMode="External"/><Relationship Id="rId64" Type="http://schemas.openxmlformats.org/officeDocument/2006/relationships/hyperlink" Target="https://www.amd.com/en/blogs/2026/migrating-to-amd-powered-ec2-instances-practical-guide.html" TargetMode="External"/><Relationship Id="rId69" Type="http://schemas.openxmlformats.org/officeDocument/2006/relationships/hyperlink" Target="https://www.amd.com/content/dam/amd/en/documents/products/epyc/63841-amd-epyc-9004-tg-aws.pdf" TargetMode="External"/><Relationship Id="rId8" Type="http://schemas.openxmlformats.org/officeDocument/2006/relationships/image" Target="media/image1.png"/><Relationship Id="rId51" Type="http://schemas.openxmlformats.org/officeDocument/2006/relationships/hyperlink" Target="https://us-west-2.console.aws.amazon.com/s3/buckets?region=us-west-2" TargetMode="External"/><Relationship Id="rId72"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yperlink" Target="https://docs.aws.amazon.com/AWSEC2/latest/UserGuide/instance-optimize-cpu.html" TargetMode="External"/><Relationship Id="rId33" Type="http://schemas.openxmlformats.org/officeDocument/2006/relationships/hyperlink" Target="https://docs.aws.amazon.com/AWSEC2/latest/UserGuide/configure-bandwidth-weighting.html" TargetMode="External"/><Relationship Id="rId38" Type="http://schemas.openxmlformats.org/officeDocument/2006/relationships/image" Target="media/image22.png"/><Relationship Id="rId46" Type="http://schemas.openxmlformats.org/officeDocument/2006/relationships/hyperlink" Target="https://us-east-1.console.aws.amazon.com/costmanagement/home?region=us-west-2" TargetMode="External"/><Relationship Id="rId59" Type="http://schemas.openxmlformats.org/officeDocument/2006/relationships/hyperlink" Target="https://aws.amazon.com/blogs/aws-cloud-financial-management/optimize-your-x86-based-amazon-ec2-workloads/" TargetMode="External"/><Relationship Id="rId67" Type="http://schemas.openxmlformats.org/officeDocument/2006/relationships/hyperlink" Target="https://www.amd.com/en/blogs/2025/amd-epyc-tm--cpus--the-engines-of-the-cloud-unleashing-compute-a.html" TargetMode="External"/><Relationship Id="rId20" Type="http://schemas.openxmlformats.org/officeDocument/2006/relationships/image" Target="media/image10.png"/><Relationship Id="rId41" Type="http://schemas.openxmlformats.org/officeDocument/2006/relationships/image" Target="media/image25.png"/><Relationship Id="rId54" Type="http://schemas.openxmlformats.org/officeDocument/2006/relationships/image" Target="media/image36.png"/><Relationship Id="rId62" Type="http://schemas.openxmlformats.org/officeDocument/2006/relationships/hyperlink" Target="https://catalog.us-east-1.prod.workshops.aws/workshops/74237958-77c8-4e7f-a02f-ae201a04d759/en-US/" TargetMode="External"/><Relationship Id="rId7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image" Target="media/image21.png"/><Relationship Id="rId49" Type="http://schemas.openxmlformats.org/officeDocument/2006/relationships/image" Target="media/image32.png"/><Relationship Id="rId57" Type="http://schemas.openxmlformats.org/officeDocument/2006/relationships/hyperlink" Target="https://aws.amazon.com/blogs/compute/tuning-guide-for-amd-amazon-ec2-instances/" TargetMode="External"/><Relationship Id="rId10" Type="http://schemas.openxmlformats.org/officeDocument/2006/relationships/image" Target="media/image3.png"/><Relationship Id="rId31" Type="http://schemas.openxmlformats.org/officeDocument/2006/relationships/image" Target="media/image18.png"/><Relationship Id="rId44" Type="http://schemas.openxmlformats.org/officeDocument/2006/relationships/image" Target="media/image28.png"/><Relationship Id="rId52" Type="http://schemas.openxmlformats.org/officeDocument/2006/relationships/image" Target="media/image34.png"/><Relationship Id="rId60" Type="http://schemas.openxmlformats.org/officeDocument/2006/relationships/hyperlink" Target="https://catalog.workshops.aws/general-immersionday/en-US" TargetMode="External"/><Relationship Id="rId65" Type="http://schemas.openxmlformats.org/officeDocument/2006/relationships/hyperlink" Target="https://www.amd.com/en/developer/resources/technical-articles/2026/testing-your-clouds-power-efficiency.html"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yperlink" Target="https://aws.amazon.com/blogs/compute/reduce-your-microsoft-licensing-costs-by-upgrading-to-4th-generation-amd-processors/" TargetMode="External"/><Relationship Id="rId18" Type="http://schemas.openxmlformats.org/officeDocument/2006/relationships/hyperlink" Target="https://us-west-2.console.aws.amazon.com/ec2" TargetMode="External"/><Relationship Id="rId39" Type="http://schemas.openxmlformats.org/officeDocument/2006/relationships/image" Target="media/image23.png"/><Relationship Id="rId34" Type="http://schemas.openxmlformats.org/officeDocument/2006/relationships/hyperlink" Target="https://us-west-2.console.aws.amazon.com/ec2" TargetMode="External"/><Relationship Id="rId50" Type="http://schemas.openxmlformats.org/officeDocument/2006/relationships/image" Target="media/image33.png"/><Relationship Id="rId55" Type="http://schemas.openxmlformats.org/officeDocument/2006/relationships/image" Target="media/image37.png"/><Relationship Id="rId7" Type="http://schemas.openxmlformats.org/officeDocument/2006/relationships/hyperlink" Target="https://us-west-2.console.aws.amazon.com/cloudformation" TargetMode="External"/><Relationship Id="rId7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ce362fe-1558-4fb5-9f64-8a6240d76441}" enabled="1" method="Privileged" siteId="{3dd8961f-e488-4e60-8e11-a82d994e183d}"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41</Pages>
  <Words>4616</Words>
  <Characters>27563</Characters>
  <Application>Microsoft Office Word</Application>
  <DocSecurity>0</DocSecurity>
  <Lines>835</Lines>
  <Paragraphs>536</Paragraphs>
  <ScaleCrop>false</ScaleCrop>
  <Company/>
  <LinksUpToDate>false</LinksUpToDate>
  <CharactersWithSpaces>31643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Girven, Jeremy</dc:creator>
  <cp:keywords/>
  <dc:description/>
  <cp:lastModifiedBy>Girven, Jeremy</cp:lastModifiedBy>
  <cp:revision>10</cp:revision>
  <dcterms:created xsi:type="dcterms:W3CDTF">2026-05-27T20:33:00Z</dcterms:created>
  <dcterms:modified xsi:type="dcterms:W3CDTF">2026-05-27T20:47:00Z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6f775490,3ca111ba,6e9a77a0</vt:lpwstr>
  </property>
  <property fmtid="{D5CDD505-2E9C-101B-9397-08002B2CF9AE}" pid="3" name="ClassificationContentMarkingHeaderFontProps">
    <vt:lpwstr>#0000ff,10,Aptos</vt:lpwstr>
  </property>
  <property fmtid="{D5CDD505-2E9C-101B-9397-08002B2CF9AE}" pid="4" name="ClassificationContentMarkingHeaderText">
    <vt:lpwstr>[AMD Official Use Only - AMD Internal Distribution Only]</vt:lpwstr>
  </property>
</Properties>
</file>